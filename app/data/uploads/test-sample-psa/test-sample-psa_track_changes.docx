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A104" w14:textId="77777777" w:rsidR="000B6CCC" w:rsidRDefault="000B6CCC">
      <w:pPr>
        <w:jc w:val="center"/>
        <w:rPr>
          <w:rFonts w:ascii="Times New Roman" w:hAnsi="Times New Roman" w:cs="Times New Roman"/>
          <w:b/>
          <w:sz w:val="22"/>
          <w:szCs w:val="22"/>
        </w:rPr>
      </w:pPr>
    </w:p>
    <w:p w14:paraId="2843FBFF" w14:textId="3BA228BD"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PURCHASE AND SALE AGREEMENT</w:t>
      </w:r>
    </w:p>
    <w:p w14:paraId="532724F3" w14:textId="77777777" w:rsidR="0004352D" w:rsidRPr="006D3DC0" w:rsidRDefault="0004352D">
      <w:pPr>
        <w:jc w:val="center"/>
        <w:rPr>
          <w:rFonts w:ascii="Times New Roman" w:hAnsi="Times New Roman" w:cs="Times New Roman"/>
          <w:sz w:val="22"/>
          <w:szCs w:val="22"/>
        </w:rPr>
      </w:pPr>
    </w:p>
    <w:p w14:paraId="1FC16AC7" w14:textId="19AD96B5"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THIS PURCHASE AND SALE AGREEMENT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for reference purposes only as of ________________, 20___, is made by and between ________________________________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____________________________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date this Agreement is executed and delivered by the last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be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Effective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hereof.  </w:t>
      </w:r>
    </w:p>
    <w:p w14:paraId="5A2A085E" w14:textId="77777777" w:rsidR="0004352D" w:rsidRPr="006D3DC0" w:rsidRDefault="0004352D">
      <w:pPr>
        <w:jc w:val="both"/>
        <w:rPr>
          <w:rFonts w:ascii="Times New Roman" w:hAnsi="Times New Roman" w:cs="Times New Roman"/>
          <w:sz w:val="22"/>
          <w:szCs w:val="22"/>
        </w:rPr>
      </w:pPr>
    </w:p>
    <w:p w14:paraId="198FE135" w14:textId="556C77F3"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IN CONSIDERATION of the mutual covenants and obligations of the parties set forth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as follows:</w:t>
      </w:r>
    </w:p>
    <w:p w14:paraId="3FBF66AD" w14:textId="77777777" w:rsidR="0004352D" w:rsidRPr="006D3DC0" w:rsidRDefault="0004352D">
      <w:pPr>
        <w:jc w:val="both"/>
        <w:rPr>
          <w:rFonts w:ascii="Times New Roman" w:hAnsi="Times New Roman" w:cs="Times New Roman"/>
          <w:sz w:val="22"/>
          <w:szCs w:val="22"/>
        </w:rPr>
      </w:pPr>
    </w:p>
    <w:p w14:paraId="2CD2CC12" w14:textId="4D2A6182" w:rsidR="0004352D" w:rsidRPr="006D3DC0" w:rsidRDefault="0004352D">
      <w:pPr>
        <w:numPr>
          <w:ilvl w:val="0"/>
          <w:numId w:val="12"/>
        </w:numPr>
        <w:spacing w:after="240"/>
        <w:jc w:val="both"/>
        <w:rPr>
          <w:rFonts w:ascii="Times New Roman" w:hAnsi="Times New Roman" w:cs="Times New Roman"/>
          <w:sz w:val="22"/>
          <w:szCs w:val="22"/>
        </w:rPr>
      </w:pPr>
      <w:bookmarkStart w:id="0" w:name="_Ref73351383"/>
      <w:r w:rsidRPr="006D3DC0">
        <w:rPr>
          <w:rFonts w:ascii="Times New Roman" w:hAnsi="Times New Roman" w:cs="Times New Roman"/>
          <w:sz w:val="22"/>
          <w:szCs w:val="22"/>
          <w:u w:val="single"/>
        </w:rPr>
        <w:t>Purchase and Sale</w:t>
      </w:r>
      <w:r w:rsidRPr="006D3DC0">
        <w:rPr>
          <w:rFonts w:ascii="Times New Roman" w:hAnsi="Times New Roman" w:cs="Times New Roman"/>
          <w:sz w:val="22"/>
          <w:szCs w:val="22"/>
        </w:rPr>
        <w:t xml:space="preserve">.  Seller agrees to sell and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purchase from Seller, for the Purchase Price (as defined below), and on the terms and conditions set forth herein, the following:</w:t>
      </w:r>
      <w:bookmarkEnd w:id="0"/>
      <w:r w:rsidRPr="006D3DC0">
        <w:rPr>
          <w:rFonts w:ascii="Times New Roman" w:hAnsi="Times New Roman" w:cs="Times New Roman"/>
          <w:sz w:val="22"/>
          <w:szCs w:val="22"/>
        </w:rPr>
        <w:t xml:space="preserve"> </w:t>
      </w:r>
    </w:p>
    <w:p w14:paraId="2DEBA47C" w14:textId="2825734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Real Property.</w:t>
      </w:r>
      <w:r w:rsidRPr="006D3DC0">
        <w:rPr>
          <w:rFonts w:ascii="Times New Roman" w:hAnsi="Times New Roman" w:cs="Times New Roman"/>
          <w:sz w:val="22"/>
          <w:szCs w:val="22"/>
        </w:rPr>
        <w:t xml:space="preserve">  All that certain real property located at ______________________________________, Washington, as more particularly described in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Real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4411E9A3" w14:textId="6469438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Appurtenances</w:t>
      </w:r>
      <w:r w:rsidRPr="006D3DC0">
        <w:rPr>
          <w:rFonts w:ascii="Times New Roman" w:hAnsi="Times New Roman" w:cs="Times New Roman"/>
          <w:sz w:val="22"/>
          <w:szCs w:val="22"/>
        </w:rPr>
        <w:t xml:space="preserve">.  All rights, easements and rights-of-way appurtenant </w:t>
      </w:r>
      <w:r w:rsidR="00B66148" w:rsidRPr="006D3DC0">
        <w:rPr>
          <w:rFonts w:ascii="Times New Roman" w:hAnsi="Times New Roman" w:cs="Times New Roman"/>
          <w:sz w:val="22"/>
          <w:szCs w:val="22"/>
        </w:rPr>
        <w:t>to</w:t>
      </w:r>
      <w:r w:rsidRPr="006D3DC0">
        <w:rPr>
          <w:rFonts w:ascii="Times New Roman" w:hAnsi="Times New Roman" w:cs="Times New Roman"/>
          <w:sz w:val="22"/>
          <w:szCs w:val="22"/>
        </w:rPr>
        <w:t xml:space="preserve"> the beneficial use and enjoyment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Appurtenances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E3CDBB7" w14:textId="1F1DB61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Improvements</w:t>
      </w:r>
      <w:r w:rsidRPr="006D3DC0">
        <w:rPr>
          <w:rFonts w:ascii="Times New Roman" w:hAnsi="Times New Roman" w:cs="Times New Roman"/>
          <w:sz w:val="22"/>
          <w:szCs w:val="22"/>
        </w:rPr>
        <w:t xml:space="preserve">.  All improvements and fixtures located on the Real Property, excluding any fixtures owned by tenants or leased by Seller from third parties, but including all buildings and structures presently located on the Real Property, and all apparatus, equipment and appliances owned by Seller and used in connection with the operation or occupancy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Improvements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FC602F2" w14:textId="0C7469F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Personal Property</w:t>
      </w:r>
      <w:r w:rsidRPr="006D3DC0">
        <w:rPr>
          <w:rFonts w:ascii="Times New Roman" w:hAnsi="Times New Roman" w:cs="Times New Roman"/>
          <w:sz w:val="22"/>
          <w:szCs w:val="22"/>
        </w:rPr>
        <w:t xml:space="preserve">.  All of the right, title and interest of Seller in and to all personal property owned by Seller and located on, in, or used in connection with, the Real Property and/or Improvements </w:t>
      </w:r>
      <w:r w:rsidRPr="006D3DC0">
        <w:rPr>
          <w:rFonts w:ascii="Times New Roman" w:hAnsi="Times New Roman" w:cs="Times New Roman"/>
          <w:i/>
          <w:sz w:val="22"/>
          <w:szCs w:val="22"/>
        </w:rPr>
        <w:t xml:space="preserve">[but excluding the following items: __________________________________________ (the included items are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Personal Property</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w:t>
      </w:r>
      <w:r w:rsidRPr="006D3DC0">
        <w:rPr>
          <w:rFonts w:ascii="Times New Roman" w:hAnsi="Times New Roman" w:cs="Times New Roman"/>
          <w:sz w:val="22"/>
          <w:szCs w:val="22"/>
        </w:rPr>
        <w:t xml:space="preserve">;  </w:t>
      </w:r>
    </w:p>
    <w:p w14:paraId="6A6C0DB3" w14:textId="491654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Intangible Property</w:t>
      </w:r>
      <w:r w:rsidRPr="006D3DC0">
        <w:rPr>
          <w:rFonts w:ascii="Times New Roman" w:hAnsi="Times New Roman" w:cs="Times New Roman"/>
          <w:sz w:val="22"/>
          <w:szCs w:val="22"/>
        </w:rPr>
        <w:t>.  All of the right, title and interest of Seller, to the extent transferable by Seller, in and to</w:t>
      </w:r>
      <w:r w:rsidR="00B66148"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intangible personal property owned by Seller and used in the ownership, use and operation of the Real Property, Improvements and/or Personal Property; all transferable licenses, permits, approvals, applications and warranties now in effect with respect to the Real Property, Improvements or Personal Property; all equipment leases, utility contracts, maintenance contracts, and all other similar agreements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Service 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all other rights relating to the ownership, use and operation of the Property, but excluding any present or future claims of Seller against any third parties that relate to any period of time prior to the Closing (as defined below)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Intangible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w:t>
      </w:r>
    </w:p>
    <w:p w14:paraId="4E567BBF" w14:textId="1F50C19D" w:rsidR="0004352D" w:rsidRPr="006D3DC0" w:rsidRDefault="0004352D">
      <w:pPr>
        <w:numPr>
          <w:ilvl w:val="1"/>
          <w:numId w:val="12"/>
        </w:numPr>
        <w:spacing w:after="240"/>
        <w:jc w:val="both"/>
        <w:rPr>
          <w:rFonts w:ascii="Times New Roman" w:hAnsi="Times New Roman" w:cs="Times New Roman"/>
          <w:sz w:val="22"/>
          <w:szCs w:val="22"/>
        </w:rPr>
      </w:pPr>
      <w:r>
        <w:rPr>
          <w:u w:val="single"/>
          <w:rFonts w:ascii="Times New Roman" w:hAnsi="Times New Roman"/>
          <w:sz w:val="22"/>
        </w:rPr>
        <w:t xml:space="preserve">Leases.  All right, title and interest of Seller in and to all leases</w:t>
      </w:r>
      <w:ins w:id="67797" w:author="Test Attorney" w:date="2026-02-12T16:21:13Z">
        <w:r>
          <w:rPr>
            <w:u w:val="single"/>
            <w:rFonts w:ascii="Times New Roman" w:hAnsi="Times New Roman"/>
            <w:sz w:val="22"/>
          </w:rPr>
          <w:t xml:space="preserve">, subleases, licenses, concessions</w:t>
        </w:r>
      </w:ins>
      <w:r>
        <w:rPr>
          <w:u w:val="single"/>
          <w:rFonts w:ascii="Times New Roman" w:hAnsi="Times New Roman"/>
          <w:sz w:val="22"/>
        </w:rPr>
        <w:t xml:space="preserve"> and other agreements to occupy the Real Property and/or the Improvements, or any portion thereof</w:t>
      </w:r>
      <w:ins w:id="55727" w:author="Test Attorney" w:date="2026-02-12T16:21:13Z">
        <w:r>
          <w:rPr>
            <w:u w:val="single"/>
            <w:rFonts w:ascii="Times New Roman" w:hAnsi="Times New Roman"/>
            <w:sz w:val="22"/>
          </w:rPr>
          <w:t xml:space="preserve">, together with all amendments, modifications, supplements, renewals and extensions thereof, and all guaranties, security deposits, letters of credit, prepaid rents and other credit support held in connection therewith</w:t>
        </w:r>
      </w:ins>
      <w:r>
        <w:rPr>
          <w:u w:val="single"/>
          <w:rFonts w:ascii="Times New Roman" w:hAnsi="Times New Roman"/>
          <w:sz w:val="22"/>
        </w:rPr>
        <w:t xml:space="preserve"> (collectively, the “Leases”).</w:t>
      </w:r>
    </w:p>
    <w:p w14:paraId="66D6218E" w14:textId="2BDAF1B8"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All of the items described in </w:t>
      </w:r>
      <w:r w:rsidR="00634862" w:rsidRPr="006D3DC0">
        <w:rPr>
          <w:rFonts w:ascii="Times New Roman" w:hAnsi="Times New Roman" w:cs="Times New Roman"/>
          <w:sz w:val="22"/>
          <w:szCs w:val="22"/>
        </w:rPr>
        <w:t xml:space="preserve">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34862" w:rsidRPr="006D3DC0">
        <w:rPr>
          <w:rFonts w:ascii="Times New Roman" w:hAnsi="Times New Roman" w:cs="Times New Roman"/>
          <w:sz w:val="22"/>
          <w:szCs w:val="22"/>
        </w:rPr>
        <w:fldChar w:fldCharType="begin"/>
      </w:r>
      <w:r w:rsidR="00634862" w:rsidRPr="006D3DC0">
        <w:rPr>
          <w:rFonts w:ascii="Times New Roman" w:hAnsi="Times New Roman" w:cs="Times New Roman"/>
          <w:sz w:val="22"/>
          <w:szCs w:val="22"/>
        </w:rPr>
        <w:instrText xml:space="preserve"> REF _Ref73351383 \r \h </w:instrText>
      </w:r>
      <w:r w:rsidR="006D3DC0">
        <w:rPr>
          <w:rFonts w:ascii="Times New Roman" w:hAnsi="Times New Roman" w:cs="Times New Roman"/>
          <w:sz w:val="22"/>
          <w:szCs w:val="22"/>
        </w:rPr>
        <w:instrText xml:space="preserve"> \* MERGEFORMAT </w:instrText>
      </w:r>
      <w:r w:rsidR="00634862" w:rsidRPr="006D3DC0">
        <w:rPr>
          <w:rFonts w:ascii="Times New Roman" w:hAnsi="Times New Roman" w:cs="Times New Roman"/>
          <w:sz w:val="22"/>
          <w:szCs w:val="22"/>
        </w:rPr>
      </w:r>
      <w:r w:rsidR="00634862" w:rsidRPr="006D3DC0">
        <w:rPr>
          <w:rFonts w:ascii="Times New Roman" w:hAnsi="Times New Roman" w:cs="Times New Roman"/>
          <w:sz w:val="22"/>
          <w:szCs w:val="22"/>
        </w:rPr>
        <w:fldChar w:fldCharType="separate"/>
      </w:r>
      <w:r w:rsidR="00634862" w:rsidRPr="006D3DC0">
        <w:rPr>
          <w:rFonts w:ascii="Times New Roman" w:hAnsi="Times New Roman" w:cs="Times New Roman"/>
          <w:sz w:val="22"/>
          <w:szCs w:val="22"/>
        </w:rPr>
        <w:t>1</w:t>
      </w:r>
      <w:r w:rsidR="00634862"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hereinafter be collectively referred to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00D51A52" w:rsidRPr="006D3DC0">
        <w:rPr>
          <w:rFonts w:ascii="Times New Roman" w:hAnsi="Times New Roman" w:cs="Times New Roman"/>
          <w:sz w:val="22"/>
          <w:szCs w:val="22"/>
        </w:rPr>
        <w:t xml:space="preserve">  Notwithstanding the foregoing, Seller reserves and retains the right, on a non-exclusive basis with </w:t>
      </w:r>
      <w:r w:rsidR="00975BAB">
        <w:rPr>
          <w:rFonts w:ascii="Times New Roman" w:hAnsi="Times New Roman" w:cs="Times New Roman"/>
          <w:sz w:val="22"/>
          <w:szCs w:val="22"/>
        </w:rPr>
        <w:t>Buyer</w:t>
      </w:r>
      <w:r w:rsidR="00D51A52" w:rsidRPr="006D3DC0">
        <w:rPr>
          <w:rFonts w:ascii="Times New Roman" w:hAnsi="Times New Roman" w:cs="Times New Roman"/>
          <w:sz w:val="22"/>
          <w:szCs w:val="22"/>
        </w:rPr>
        <w:t xml:space="preserve">, to assert all claims, defenses, counter claims, and cross claims of Seller against any third parties under any </w:t>
      </w:r>
      <w:r w:rsidR="00D51A52" w:rsidRPr="006D3DC0">
        <w:rPr>
          <w:rFonts w:ascii="Times New Roman" w:hAnsi="Times New Roman" w:cs="Times New Roman"/>
          <w:sz w:val="22"/>
          <w:szCs w:val="22"/>
        </w:rPr>
        <w:lastRenderedPageBreak/>
        <w:t xml:space="preserve">warranties, guaranties, and agreements related to design, construction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performance of the Property, </w:t>
      </w:r>
      <w:r w:rsidR="0050506C" w:rsidRPr="006D3DC0">
        <w:rPr>
          <w:rFonts w:ascii="Times New Roman" w:hAnsi="Times New Roman" w:cs="Times New Roman"/>
          <w:sz w:val="22"/>
          <w:szCs w:val="22"/>
        </w:rPr>
        <w:t>or</w:t>
      </w:r>
      <w:r w:rsidR="00D51A52" w:rsidRPr="006D3DC0">
        <w:rPr>
          <w:rFonts w:ascii="Times New Roman" w:hAnsi="Times New Roman" w:cs="Times New Roman"/>
          <w:sz w:val="22"/>
          <w:szCs w:val="22"/>
        </w:rPr>
        <w:t xml:space="preserve"> any portions thereof, to the extent necessary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convenient to enable Seller to enforce or defend its rights under all such </w:t>
      </w:r>
      <w:r w:rsidR="0050506C" w:rsidRPr="006D3DC0">
        <w:rPr>
          <w:rFonts w:ascii="Times New Roman" w:hAnsi="Times New Roman" w:cs="Times New Roman"/>
          <w:sz w:val="22"/>
          <w:szCs w:val="22"/>
        </w:rPr>
        <w:t>a</w:t>
      </w:r>
      <w:r w:rsidR="00D51A52" w:rsidRPr="006D3DC0">
        <w:rPr>
          <w:rFonts w:ascii="Times New Roman" w:hAnsi="Times New Roman" w:cs="Times New Roman"/>
          <w:sz w:val="22"/>
          <w:szCs w:val="22"/>
        </w:rPr>
        <w:t>greements.</w:t>
      </w:r>
    </w:p>
    <w:p w14:paraId="3FD23641" w14:textId="55855BDD"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Purchase Price</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pay Seller as the purchase price for the Property _______________________________ Dollars ($____________)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Price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7E782424" w14:textId="4F66668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Purchase Price</w:t>
      </w:r>
      <w:r w:rsidRPr="006D3DC0">
        <w:rPr>
          <w:rFonts w:ascii="Times New Roman" w:hAnsi="Times New Roman" w:cs="Times New Roman"/>
          <w:sz w:val="22"/>
          <w:szCs w:val="22"/>
        </w:rPr>
        <w:t xml:space="preserve">.  The Purchase Price shall be paid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p>
    <w:p w14:paraId="620F72AF" w14:textId="36086F0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Initial Deposit.</w:t>
      </w:r>
      <w:r w:rsidRPr="006D3DC0">
        <w:rPr>
          <w:rFonts w:ascii="Times New Roman" w:hAnsi="Times New Roman" w:cs="Times New Roman"/>
          <w:sz w:val="22"/>
          <w:szCs w:val="22"/>
        </w:rPr>
        <w:t xml:space="preserve">  Within ______ (__) business day(s) after the Effective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or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______________ Dollars ($________)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Initial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to ___________________________ Title Insurance Company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Escrow Holder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located at _________________________________________.  </w:t>
      </w:r>
      <w:r w:rsidRPr="006D3DC0">
        <w:rPr>
          <w:rFonts w:ascii="Times New Roman" w:hAnsi="Times New Roman" w:cs="Times New Roman"/>
          <w:i/>
          <w:sz w:val="22"/>
          <w:szCs w:val="22"/>
        </w:rPr>
        <w:t xml:space="preserve">[The proceeds of the Initial Deposit shall be deposited and held by Escrow Holder as a deposit against the Purchase Price in accordance with the terms and provisions of this Agreement, and shall be credited against the Purchase Price if the transaction closes.  Such Initial Deposit shall be at all times invested in an </w:t>
      </w:r>
      <w:proofErr w:type="gramStart"/>
      <w:r w:rsidRPr="006D3DC0">
        <w:rPr>
          <w:rFonts w:ascii="Times New Roman" w:hAnsi="Times New Roman" w:cs="Times New Roman"/>
          <w:i/>
          <w:sz w:val="22"/>
          <w:szCs w:val="22"/>
        </w:rPr>
        <w:t>interest bearing</w:t>
      </w:r>
      <w:proofErr w:type="gramEnd"/>
      <w:r w:rsidRPr="006D3DC0">
        <w:rPr>
          <w:rFonts w:ascii="Times New Roman" w:hAnsi="Times New Roman" w:cs="Times New Roman"/>
          <w:i/>
          <w:sz w:val="22"/>
          <w:szCs w:val="22"/>
        </w:rPr>
        <w:t xml:space="preserve"> account.  All interest accruing on the Initial Deposit shall be held for the account of </w:t>
      </w:r>
      <w:r w:rsidR="00975BAB">
        <w:rPr>
          <w:rFonts w:ascii="Times New Roman" w:hAnsi="Times New Roman" w:cs="Times New Roman"/>
          <w:i/>
          <w:sz w:val="22"/>
          <w:szCs w:val="22"/>
        </w:rPr>
        <w:t>Buyer</w:t>
      </w:r>
      <w:r w:rsidRPr="006D3DC0">
        <w:rPr>
          <w:rFonts w:ascii="Times New Roman" w:hAnsi="Times New Roman" w:cs="Times New Roman"/>
          <w:i/>
          <w:sz w:val="22"/>
          <w:szCs w:val="22"/>
        </w:rPr>
        <w:t>.]  [Upon receipt, Escrow Holder shall promptly pay the Initial Deposit to Seller.]</w:t>
      </w:r>
      <w:r w:rsidRPr="006D3DC0">
        <w:rPr>
          <w:rFonts w:ascii="Times New Roman" w:hAnsi="Times New Roman" w:cs="Times New Roman"/>
          <w:sz w:val="22"/>
          <w:szCs w:val="22"/>
        </w:rPr>
        <w:t xml:space="preserve">  The Initial Deposit will become non-refundable upon Escrow Holder's receipt except in case of Seller's default hereunder.  </w:t>
      </w:r>
    </w:p>
    <w:p w14:paraId="05AF9C4A" w14:textId="7B99FDF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Additional Deposit</w:t>
      </w:r>
      <w:r w:rsidRPr="006D3DC0">
        <w:rPr>
          <w:rFonts w:ascii="Times New Roman" w:hAnsi="Times New Roman" w:cs="Times New Roman"/>
          <w:sz w:val="22"/>
          <w:szCs w:val="22"/>
        </w:rPr>
        <w:t xml:space="preserve">.  Within one (1) business day after the earlier of Seller's receipt of the Approval Notice, or the expiration of the Due Diligence Period without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a Termination Notice, in either case pursuant to and in accordance with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5(c) hereof,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$______________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Additional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Escrow Holder.  </w:t>
      </w:r>
      <w:r w:rsidRPr="006D3DC0">
        <w:rPr>
          <w:rFonts w:ascii="Times New Roman" w:hAnsi="Times New Roman" w:cs="Times New Roman"/>
          <w:i/>
          <w:sz w:val="22"/>
          <w:szCs w:val="22"/>
        </w:rPr>
        <w:t>[The proceeds of the Additional Deposit shall be deposited into the same account in which the Initial Deposit has been deposited.]</w:t>
      </w:r>
      <w:r w:rsidRPr="006D3DC0">
        <w:rPr>
          <w:rFonts w:ascii="Times New Roman" w:hAnsi="Times New Roman" w:cs="Times New Roman"/>
          <w:sz w:val="22"/>
          <w:szCs w:val="22"/>
        </w:rPr>
        <w:t xml:space="preserve">  </w:t>
      </w:r>
      <w:r w:rsidRPr="006D3DC0">
        <w:rPr>
          <w:rFonts w:ascii="Times New Roman" w:hAnsi="Times New Roman" w:cs="Times New Roman"/>
          <w:i/>
          <w:sz w:val="22"/>
          <w:szCs w:val="22"/>
        </w:rPr>
        <w:t>[Upon receipt, Escrow Holder shall promptly pay the Additional Deposit to Seller.]</w:t>
      </w:r>
      <w:r w:rsidRPr="006D3DC0">
        <w:rPr>
          <w:rFonts w:ascii="Times New Roman" w:hAnsi="Times New Roman" w:cs="Times New Roman"/>
          <w:sz w:val="22"/>
          <w:szCs w:val="22"/>
        </w:rPr>
        <w:t xml:space="preserve">  The Initial Deposit and the Additional Deposit, together with all interest thereon, are referred to collectively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Additional Deposit is nonrefundable, except in case of Seller's default hereunder, and as otherwise expressly provided in this Agreement.</w:t>
      </w:r>
    </w:p>
    <w:p w14:paraId="3D0B67E6" w14:textId="22E0AE9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 Payment</w:t>
      </w:r>
      <w:r w:rsidRPr="006D3DC0">
        <w:rPr>
          <w:rFonts w:ascii="Times New Roman" w:hAnsi="Times New Roman" w:cs="Times New Roman"/>
          <w:sz w:val="22"/>
          <w:szCs w:val="22"/>
        </w:rPr>
        <w:t xml:space="preserve">.  The balance of the Purchase Price, as adjusted by the application of the Deposit </w:t>
      </w:r>
      <w:r w:rsidRPr="006D3DC0">
        <w:rPr>
          <w:rFonts w:ascii="Times New Roman" w:hAnsi="Times New Roman" w:cs="Times New Roman"/>
          <w:i/>
          <w:sz w:val="22"/>
          <w:szCs w:val="22"/>
        </w:rPr>
        <w:t>[plus accrued interest thereon]</w:t>
      </w:r>
      <w:r w:rsidRPr="006D3DC0">
        <w:rPr>
          <w:rFonts w:ascii="Times New Roman" w:hAnsi="Times New Roman" w:cs="Times New Roman"/>
          <w:sz w:val="22"/>
          <w:szCs w:val="22"/>
        </w:rPr>
        <w:t xml:space="preserve"> and by the prorations and credits specified herein, shall be paid in cash on the Closing Date (as hereinafter defined) (the amount to be paid under this subparagraph (c) being herein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Payment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99DB20D"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Allocation</w:t>
      </w:r>
      <w:r w:rsidRPr="006D3DC0">
        <w:rPr>
          <w:rFonts w:ascii="Times New Roman" w:hAnsi="Times New Roman" w:cs="Times New Roman"/>
          <w:sz w:val="22"/>
          <w:szCs w:val="22"/>
        </w:rPr>
        <w:t>.  The sum of $____________ of the Purchase Price shall be allocated to the Personal Property, and the balance shall be allocated to the Real Property, the Appurtenances and the Improvements.</w:t>
      </w:r>
    </w:p>
    <w:p w14:paraId="31C49236" w14:textId="77777777" w:rsidR="0004352D" w:rsidRPr="006D3DC0" w:rsidRDefault="0004352D">
      <w:pPr>
        <w:numPr>
          <w:ilvl w:val="0"/>
          <w:numId w:val="12"/>
        </w:numPr>
        <w:spacing w:after="240"/>
        <w:jc w:val="both"/>
        <w:rPr>
          <w:rFonts w:ascii="Times New Roman" w:hAnsi="Times New Roman" w:cs="Times New Roman"/>
          <w:sz w:val="22"/>
          <w:szCs w:val="22"/>
        </w:rPr>
      </w:pPr>
      <w:bookmarkStart w:id="1" w:name="_Ref73352992"/>
      <w:r w:rsidRPr="006D3DC0">
        <w:rPr>
          <w:rFonts w:ascii="Times New Roman" w:hAnsi="Times New Roman" w:cs="Times New Roman"/>
          <w:sz w:val="22"/>
          <w:szCs w:val="22"/>
          <w:u w:val="single"/>
        </w:rPr>
        <w:t>Title and Survey Matters</w:t>
      </w:r>
      <w:r w:rsidRPr="006D3DC0">
        <w:rPr>
          <w:rFonts w:ascii="Times New Roman" w:hAnsi="Times New Roman" w:cs="Times New Roman"/>
          <w:sz w:val="22"/>
          <w:szCs w:val="22"/>
        </w:rPr>
        <w:t>.</w:t>
      </w:r>
      <w:bookmarkEnd w:id="1"/>
    </w:p>
    <w:p w14:paraId="5D29F443" w14:textId="3C774E2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Delivery of Survey and Title Documents</w:t>
      </w:r>
      <w:r w:rsidRPr="006D3DC0">
        <w:rPr>
          <w:rFonts w:ascii="Times New Roman" w:hAnsi="Times New Roman" w:cs="Times New Roman"/>
          <w:sz w:val="22"/>
          <w:szCs w:val="22"/>
        </w:rPr>
        <w:t xml:space="preserve">.  Seller shall deliver the following items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seven (7) days after mutual execution of this Agreement:</w:t>
      </w:r>
    </w:p>
    <w:p w14:paraId="2D8C9598" w14:textId="4981ACD5"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Survey</w:t>
      </w:r>
      <w:r w:rsidRPr="006D3DC0">
        <w:rPr>
          <w:rFonts w:ascii="Times New Roman" w:hAnsi="Times New Roman" w:cs="Times New Roman"/>
          <w:sz w:val="22"/>
          <w:szCs w:val="22"/>
        </w:rPr>
        <w:t>.  The most recent survey of the Property, if 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Existing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 the possession of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order and obtain either an update to the Existing Survey or a new ALTA Survey (either of the foregoing being defined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Updated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containing such information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reasonably request,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expense.  </w:t>
      </w:r>
    </w:p>
    <w:p w14:paraId="0553A73D" w14:textId="56CC11BD" w:rsidR="0004352D" w:rsidRPr="006D3DC0" w:rsidRDefault="0004352D">
      <w:pPr>
        <w:spacing w:after="240"/>
        <w:ind w:firstLine="2160"/>
        <w:jc w:val="both"/>
        <w:rPr>
          <w:rFonts w:ascii="Times New Roman" w:hAnsi="Times New Roman" w:cs="Times New Roman"/>
          <w:sz w:val="22"/>
          <w:szCs w:val="22"/>
        </w:rPr>
      </w:pPr>
      <w:r w:rsidRPr="006D3DC0">
        <w:rPr>
          <w:rFonts w:ascii="Times New Roman" w:hAnsi="Times New Roman" w:cs="Times New Roman"/>
          <w:sz w:val="22"/>
          <w:szCs w:val="22"/>
        </w:rPr>
        <w:lastRenderedPageBreak/>
        <w:t>(ii)</w:t>
      </w:r>
      <w:r w:rsidRPr="006D3DC0">
        <w:rPr>
          <w:rFonts w:ascii="Times New Roman" w:hAnsi="Times New Roman" w:cs="Times New Roman"/>
          <w:sz w:val="22"/>
          <w:szCs w:val="22"/>
        </w:rPr>
        <w:tab/>
      </w:r>
      <w:r w:rsidRPr="006D3DC0">
        <w:rPr>
          <w:rFonts w:ascii="Times New Roman" w:hAnsi="Times New Roman" w:cs="Times New Roman"/>
          <w:sz w:val="22"/>
          <w:szCs w:val="22"/>
          <w:u w:val="single"/>
        </w:rPr>
        <w:t>Title</w:t>
      </w:r>
      <w:r w:rsidRPr="006D3DC0">
        <w:rPr>
          <w:rFonts w:ascii="Times New Roman" w:hAnsi="Times New Roman" w:cs="Times New Roman"/>
          <w:sz w:val="22"/>
          <w:szCs w:val="22"/>
        </w:rPr>
        <w:t>.  A current preliminary title report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Commitment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covering the Property issued by _______________ Title Insurance Company (which company, also acting in its capacity as the Escrow Holder hereunder, is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Company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copies of any and all instruments referred to in the Commitment as constituting exceptions or restrictions upon the title of Seller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the Commitment,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543796B" w14:textId="44A703F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Review; Approval Period</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ten (10) days from the Effective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Review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review the Title Documents and to deliver in writing to Seller its approval of the Title Documents or portions thereof and/or such objections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Objections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have to anything contained in the Title Documents.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failure to timely notify Seller of its approval of all or certain of the Title Documents and the Title Objections, if any, within the Title Review Period shall constitute approval of all exceptions and of the condition of title to the Property.  If Title Objections are delivered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 shall have ten (10) days after receipt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Title Objections to give </w:t>
      </w:r>
      <w:r w:rsidR="00975BAB">
        <w:rPr>
          <w:rFonts w:ascii="Times New Roman" w:hAnsi="Times New Roman" w:cs="Times New Roman"/>
          <w:sz w:val="22"/>
          <w:szCs w:val="22"/>
        </w:rPr>
        <w:t>Buyer</w:t>
      </w:r>
      <w:r w:rsidRPr="006D3DC0">
        <w:rPr>
          <w:rFonts w:ascii="Times New Roman" w:hAnsi="Times New Roman" w:cs="Times New Roman"/>
          <w:sz w:val="22"/>
          <w:szCs w:val="22"/>
        </w:rPr>
        <w:t>, with respect to each Title Objection,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notice that the Title Objection will be removed or cured on or before the Closing (in which event such cure or removal shall be a condition precedent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or (ii) notice that Seller elects not to remove or cure such Title Objection.  If Seller elects not to remove or cure all Title Objections within such </w:t>
      </w:r>
      <w:proofErr w:type="gramStart"/>
      <w:r w:rsidRPr="006D3DC0">
        <w:rPr>
          <w:rFonts w:ascii="Times New Roman" w:hAnsi="Times New Roman" w:cs="Times New Roman"/>
          <w:sz w:val="22"/>
          <w:szCs w:val="22"/>
        </w:rPr>
        <w:t>ten day</w:t>
      </w:r>
      <w:proofErr w:type="gramEnd"/>
      <w:r w:rsidRPr="006D3DC0">
        <w:rPr>
          <w:rFonts w:ascii="Times New Roman" w:hAnsi="Times New Roman" w:cs="Times New Roman"/>
          <w:sz w:val="22"/>
          <w:szCs w:val="22"/>
        </w:rPr>
        <w:t xml:space="preserve"> period, or if Seller fails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such ten day period, then at any time prior to the end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either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waive such Title Objection and proceed with the Closing, or (ii) terminate this Agreement by written notice to Seller. </w:t>
      </w:r>
    </w:p>
    <w:p w14:paraId="3895E8CB" w14:textId="36F022F6"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cause the Title Company to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supplemental reports to the Commitment (together with copies of any instruments constituting exceptions which are identified therein) covering any additions or deletions from the date of the Commitment through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five (5) days following the receipt of a supplemental report to notify Seller in writing of its disapproval of any exception contained in that supplemental report;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disapproval of any supplemental report exception is not so communicated to Seller, the exception shall be considered a Permitted Exception (as defined below).  Following any written disapproval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have the same rights and duties with respect to disapproved items as is provided in the preceding paragraph; except that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Seller shall have five (5) days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's notice, and (ii) in no event shall title review extend the Closing Date.</w:t>
      </w:r>
    </w:p>
    <w:p w14:paraId="6A109560" w14:textId="42BC6F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of Title</w:t>
      </w:r>
      <w:r w:rsidRPr="006D3DC0">
        <w:rPr>
          <w:rFonts w:ascii="Times New Roman" w:hAnsi="Times New Roman" w:cs="Times New Roman"/>
          <w:sz w:val="22"/>
          <w:szCs w:val="22"/>
        </w:rPr>
        <w:t xml:space="preserve">.  At the Closing, Seller shall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fee simple title to the Real Property and Improvements by special warranty deed in the form of attached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subject to those title exceptions permitted herein, or as may be approved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Permitted 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193F77B8" w14:textId="3142633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Policy</w:t>
      </w:r>
      <w:r w:rsidRPr="006D3DC0">
        <w:rPr>
          <w:rFonts w:ascii="Times New Roman" w:hAnsi="Times New Roman" w:cs="Times New Roman"/>
          <w:sz w:val="22"/>
          <w:szCs w:val="22"/>
        </w:rPr>
        <w:t xml:space="preserv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conditioned upon the willingness of the Title Company to issue, upon payment of its normal premium, an </w:t>
      </w:r>
      <w:r w:rsidR="00742496" w:rsidRPr="006D3DC0">
        <w:rPr>
          <w:rFonts w:ascii="Times New Roman" w:hAnsi="Times New Roman" w:cs="Times New Roman"/>
          <w:sz w:val="22"/>
          <w:szCs w:val="22"/>
        </w:rPr>
        <w:t xml:space="preserve">extended coverage owner's policy of title insurance (2006 ALTA form), together with such endorsements thereto as may be requested by </w:t>
      </w:r>
      <w:r w:rsidR="00975BAB">
        <w:rPr>
          <w:rFonts w:ascii="Times New Roman" w:hAnsi="Times New Roman" w:cs="Times New Roman"/>
          <w:sz w:val="22"/>
          <w:szCs w:val="22"/>
        </w:rPr>
        <w:t>Buyer</w:t>
      </w:r>
      <w:r w:rsidR="00742496" w:rsidRPr="006D3DC0">
        <w:rPr>
          <w:rFonts w:ascii="Times New Roman" w:hAnsi="Times New Roman" w:cs="Times New Roman"/>
          <w:sz w:val="22"/>
          <w:szCs w:val="22"/>
        </w:rPr>
        <w:t xml:space="preserve"> and agreed to by Title Company during the Due Diligence Period</w:t>
      </w:r>
      <w:r w:rsidRPr="006D3DC0">
        <w:rPr>
          <w:rFonts w:ascii="Times New Roman" w:hAnsi="Times New Roman" w:cs="Times New Roman"/>
          <w:sz w:val="22"/>
          <w:szCs w:val="22"/>
        </w:rPr>
        <w:t xml:space="preserve">, insuring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amount of the Purchase Price that fee simple title to the Real Property and Improvements is vested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subject only to the Permitted Exceptions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Policy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2E07A47" w14:textId="77777777" w:rsidR="0004352D" w:rsidRPr="006D3DC0" w:rsidRDefault="0004352D">
      <w:pPr>
        <w:numPr>
          <w:ilvl w:val="0"/>
          <w:numId w:val="12"/>
        </w:numPr>
        <w:spacing w:after="240"/>
        <w:jc w:val="both"/>
        <w:rPr>
          <w:rFonts w:ascii="Times New Roman" w:hAnsi="Times New Roman" w:cs="Times New Roman"/>
          <w:sz w:val="22"/>
          <w:szCs w:val="22"/>
        </w:rPr>
      </w:pPr>
      <w:bookmarkStart w:id="2" w:name="_Ref73352956"/>
      <w:r w:rsidRPr="006D3DC0">
        <w:rPr>
          <w:rFonts w:ascii="Times New Roman" w:hAnsi="Times New Roman" w:cs="Times New Roman"/>
          <w:sz w:val="22"/>
          <w:szCs w:val="22"/>
          <w:u w:val="single"/>
        </w:rPr>
        <w:t>Due Diligence; Other Conditions Precedent to Agreement</w:t>
      </w:r>
      <w:r w:rsidRPr="006D3DC0">
        <w:rPr>
          <w:rFonts w:ascii="Times New Roman" w:hAnsi="Times New Roman" w:cs="Times New Roman"/>
          <w:sz w:val="22"/>
          <w:szCs w:val="22"/>
        </w:rPr>
        <w:t>.</w:t>
      </w:r>
      <w:bookmarkEnd w:id="2"/>
    </w:p>
    <w:p w14:paraId="68BFC49E" w14:textId="5EDC240B" w:rsidR="0004352D" w:rsidRPr="006D3DC0" w:rsidRDefault="0004352D">
      <w:pPr>
        <w:numPr>
          <w:ilvl w:val="1"/>
          <w:numId w:val="12"/>
        </w:numPr>
        <w:spacing w:after="240"/>
        <w:jc w:val="both"/>
        <w:rPr>
          <w:rFonts w:ascii="Times New Roman" w:hAnsi="Times New Roman" w:cs="Times New Roman"/>
          <w:sz w:val="22"/>
          <w:szCs w:val="22"/>
        </w:rPr>
      </w:pPr>
      <w:bookmarkStart w:id="3" w:name="_Ref73353028"/>
      <w:r w:rsidRPr="006D3DC0">
        <w:rPr>
          <w:rFonts w:ascii="Times New Roman" w:hAnsi="Times New Roman" w:cs="Times New Roman"/>
          <w:sz w:val="22"/>
          <w:szCs w:val="22"/>
          <w:u w:val="single"/>
        </w:rPr>
        <w:t>Due Diligence Period</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written satisfaction, approval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its sole and absolute discretion, of all matters pertaining to the physical, structural, environmental, </w:t>
      </w:r>
      <w:r w:rsidRPr="006D3DC0">
        <w:rPr>
          <w:rFonts w:ascii="Times New Roman" w:hAnsi="Times New Roman" w:cs="Times New Roman"/>
          <w:sz w:val="22"/>
          <w:szCs w:val="22"/>
        </w:rPr>
        <w:lastRenderedPageBreak/>
        <w:t xml:space="preserve">zoning, </w:t>
      </w:r>
      <w:r w:rsidR="00742496" w:rsidRPr="006D3DC0">
        <w:rPr>
          <w:rFonts w:ascii="Times New Roman" w:hAnsi="Times New Roman" w:cs="Times New Roman"/>
          <w:sz w:val="22"/>
          <w:szCs w:val="22"/>
        </w:rPr>
        <w:t xml:space="preserve">economic and other conditions </w:t>
      </w:r>
      <w:r w:rsidR="003754EE" w:rsidRPr="006D3DC0">
        <w:rPr>
          <w:rFonts w:ascii="Times New Roman" w:hAnsi="Times New Roman" w:cs="Times New Roman"/>
          <w:sz w:val="22"/>
          <w:szCs w:val="22"/>
        </w:rPr>
        <w:t xml:space="preserve">and </w:t>
      </w:r>
      <w:r w:rsidR="00742496" w:rsidRPr="006D3DC0">
        <w:rPr>
          <w:rFonts w:ascii="Times New Roman" w:hAnsi="Times New Roman" w:cs="Times New Roman"/>
          <w:sz w:val="22"/>
          <w:szCs w:val="22"/>
        </w:rPr>
        <w:t>aspects of</w:t>
      </w:r>
      <w:r w:rsidRPr="006D3DC0">
        <w:rPr>
          <w:rFonts w:ascii="Times New Roman" w:hAnsi="Times New Roman" w:cs="Times New Roman"/>
          <w:sz w:val="22"/>
          <w:szCs w:val="22"/>
        </w:rPr>
        <w:t xml:space="preserve"> the Property,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 on or before 5 p.m. Pacific time on ____________________ (the period from the Effective Date through such date and time is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Within three (3) </w:t>
      </w:r>
      <w:r w:rsidR="003754EE" w:rsidRPr="006D3DC0">
        <w:rPr>
          <w:rFonts w:ascii="Times New Roman" w:hAnsi="Times New Roman" w:cs="Times New Roman"/>
          <w:sz w:val="22"/>
          <w:szCs w:val="22"/>
        </w:rPr>
        <w:t xml:space="preserve">business </w:t>
      </w:r>
      <w:r w:rsidRPr="006D3DC0">
        <w:rPr>
          <w:rFonts w:ascii="Times New Roman" w:hAnsi="Times New Roman" w:cs="Times New Roman"/>
          <w:sz w:val="22"/>
          <w:szCs w:val="22"/>
        </w:rPr>
        <w:t xml:space="preserve">days of the Effective Date, Seller shall deliver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documents identified on attached </w:t>
      </w:r>
      <w:r w:rsidRPr="006D3DC0">
        <w:rPr>
          <w:rFonts w:ascii="Times New Roman" w:hAnsi="Times New Roman" w:cs="Times New Roman"/>
          <w:sz w:val="22"/>
          <w:szCs w:val="22"/>
          <w:u w:val="single"/>
        </w:rPr>
        <w:t>Schedule 1</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3"/>
    </w:p>
    <w:p w14:paraId="1FE6BE89" w14:textId="08DB1DCC" w:rsidR="0004352D" w:rsidRPr="006D3DC0" w:rsidRDefault="00975BAB">
      <w:pPr>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expressly agrees that Seller is furnishing copies of the Due Diligence </w:t>
      </w:r>
      <w:r w:rsidR="00742496" w:rsidRPr="006D3DC0">
        <w:rPr>
          <w:rFonts w:ascii="Times New Roman" w:hAnsi="Times New Roman" w:cs="Times New Roman"/>
          <w:sz w:val="22"/>
          <w:szCs w:val="22"/>
        </w:rPr>
        <w:t>Documents</w:t>
      </w:r>
      <w:r w:rsidR="0004352D" w:rsidRPr="006D3DC0">
        <w:rPr>
          <w:rFonts w:ascii="Times New Roman" w:hAnsi="Times New Roman" w:cs="Times New Roman"/>
          <w:sz w:val="22"/>
          <w:szCs w:val="22"/>
        </w:rPr>
        <w:t xml:space="preserve"> for informational purposes only and without representation or warranty as to the accuracy or completeness of such materials, except as expressly provided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7 hereof.</w:t>
      </w:r>
    </w:p>
    <w:p w14:paraId="72285F24" w14:textId="587397AC" w:rsidR="0004352D" w:rsidRPr="006D3DC0" w:rsidRDefault="0004352D">
      <w:pPr>
        <w:numPr>
          <w:ilvl w:val="1"/>
          <w:numId w:val="12"/>
        </w:numPr>
        <w:spacing w:after="240"/>
        <w:jc w:val="both"/>
        <w:rPr>
          <w:rFonts w:ascii="Times New Roman" w:hAnsi="Times New Roman" w:cs="Times New Roman"/>
          <w:sz w:val="22"/>
          <w:szCs w:val="22"/>
        </w:rPr>
      </w:pPr>
      <w:bookmarkStart w:id="4" w:name="_Ref73352936"/>
      <w:r w:rsidRPr="006D3DC0">
        <w:rPr>
          <w:rFonts w:ascii="Times New Roman" w:hAnsi="Times New Roman" w:cs="Times New Roman"/>
          <w:sz w:val="22"/>
          <w:szCs w:val="22"/>
          <w:u w:val="single"/>
        </w:rPr>
        <w:t>Entry; Inspection</w:t>
      </w:r>
      <w:r w:rsidRPr="006D3DC0">
        <w:rPr>
          <w:rFonts w:ascii="Times New Roman" w:hAnsi="Times New Roman" w:cs="Times New Roman"/>
          <w:sz w:val="22"/>
          <w:szCs w:val="22"/>
        </w:rPr>
        <w:t xml:space="preserve">.  During the Due Diligence Period, Seller shall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reasonable access to the Property, in accordance with the terms and conditions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in order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conduct such nonintrusive inspections, tests and studies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of the physical condition of the Property.  Seller or Seller's designee may accompany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and/or its agents or contractors when exercising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right of entry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schedule each entry onto the Property with Seller at least ____________ (___) business days in advance of such entry.  All access, inspections, tests and studies shall be permitted and conducted on the following terms and conditions:</w:t>
      </w:r>
      <w:bookmarkEnd w:id="4"/>
      <w:r w:rsidRPr="006D3DC0">
        <w:rPr>
          <w:rFonts w:ascii="Times New Roman" w:hAnsi="Times New Roman" w:cs="Times New Roman"/>
          <w:sz w:val="22"/>
          <w:szCs w:val="22"/>
        </w:rPr>
        <w:t xml:space="preserve">  </w:t>
      </w:r>
    </w:p>
    <w:p w14:paraId="11D6CBF6" w14:textId="2D0009FA"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pay for all inspections, tests and studies ordered by </w:t>
      </w:r>
      <w:r>
        <w:rPr>
          <w:rFonts w:ascii="Times New Roman" w:hAnsi="Times New Roman" w:cs="Times New Roman"/>
          <w:sz w:val="22"/>
          <w:szCs w:val="22"/>
        </w:rPr>
        <w:t>Buyer</w:t>
      </w:r>
      <w:r w:rsidR="0004352D" w:rsidRPr="006D3DC0">
        <w:rPr>
          <w:rFonts w:ascii="Times New Roman" w:hAnsi="Times New Roman" w:cs="Times New Roman"/>
          <w:sz w:val="22"/>
          <w:szCs w:val="22"/>
        </w:rPr>
        <w:t>.</w:t>
      </w:r>
    </w:p>
    <w:p w14:paraId="785B54C9" w14:textId="1181B30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In connection with any entry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agents, employees or contractors onto the Property,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give Seller reasonable advance notice of such entry and shall conduct such entry and any inspections in connection therewith so as to minimize interference with Seller's business on, and Seller's tenants' occupancy of, the Property, and in compliance with all applicable laws and agreements.</w:t>
      </w:r>
    </w:p>
    <w:p w14:paraId="62D09A9A" w14:textId="5F47E5A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indemnify and hold Seller harmless from and against all costs, expenses, damages, liabilities, liens or claims, including, without limitation, attorneys' fees and court costs, directly related to any entry on the Property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its agents, employees or contractors in the course of performing inspections, tests and/or inquiries provided for under this Agreement, or resulting from any conditions on the Property created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's entry and testing (but not including any claims resulting from the discovery or disclosure of pre-existing physical or environmental conditions or the non-negligent aggravation of pre-existing physical or environmental conditions on, in, under or about the Property).  The foregoing indemnity shall survive the Closing Date or earlier termination of this Agreement.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also promptly repair any damage done to any portion of the Property in connection with the exercise of its rights under this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and restore the Property to its prior condition.</w:t>
      </w:r>
    </w:p>
    <w:p w14:paraId="77C80240" w14:textId="5478DAC6"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Before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774DD7" w:rsidRPr="006D3DC0">
        <w:rPr>
          <w:rFonts w:ascii="Times New Roman" w:hAnsi="Times New Roman" w:cs="Times New Roman"/>
          <w:sz w:val="22"/>
          <w:szCs w:val="22"/>
        </w:rPr>
        <w:t>or</w:t>
      </w:r>
      <w:r w:rsidRPr="006D3DC0">
        <w:rPr>
          <w:rFonts w:ascii="Times New Roman" w:hAnsi="Times New Roman" w:cs="Times New Roman"/>
          <w:sz w:val="22"/>
          <w:szCs w:val="22"/>
        </w:rPr>
        <w:t xml:space="preserve"> any of its consultants or agents enter onto the Property to exercise rights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provide Seller with a certificate  of insurance naming </w:t>
      </w:r>
      <w:r w:rsidR="006B0737" w:rsidRPr="006D3DC0">
        <w:rPr>
          <w:rFonts w:ascii="Times New Roman" w:hAnsi="Times New Roman" w:cs="Times New Roman"/>
          <w:sz w:val="22"/>
          <w:szCs w:val="22"/>
        </w:rPr>
        <w:t xml:space="preserve">Seller and Seller's property manager as additional insured, with insurance limits </w:t>
      </w:r>
      <w:r w:rsidR="00EC6C11"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coverage reasonabl</w:t>
      </w:r>
      <w:r w:rsidR="00774DD7" w:rsidRPr="006D3DC0">
        <w:rPr>
          <w:rFonts w:ascii="Times New Roman" w:hAnsi="Times New Roman" w:cs="Times New Roman"/>
          <w:sz w:val="22"/>
          <w:szCs w:val="22"/>
        </w:rPr>
        <w:t>y</w:t>
      </w:r>
      <w:r w:rsidR="006B0737" w:rsidRPr="006D3DC0">
        <w:rPr>
          <w:rFonts w:ascii="Times New Roman" w:hAnsi="Times New Roman" w:cs="Times New Roman"/>
          <w:sz w:val="22"/>
          <w:szCs w:val="22"/>
        </w:rPr>
        <w:t xml:space="preserve"> satisfactory to Seller (</w:t>
      </w:r>
      <w:r w:rsidR="00774DD7"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with commercial general liability insurance with limits of at least $2,000,000).</w:t>
      </w:r>
    </w:p>
    <w:p w14:paraId="4F0B3833" w14:textId="524BFF75"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terms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survive termination of this Agreement.</w:t>
      </w:r>
    </w:p>
    <w:p w14:paraId="7C77EC8B" w14:textId="45698C3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Due Diligence Review; Approval</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commence, and shall diligently and in good faith pursue, its due diligence reviews hereunder within the Due Diligence Period.  </w:t>
      </w:r>
      <w:r w:rsidR="00774DD7" w:rsidRPr="006D3DC0">
        <w:rPr>
          <w:rFonts w:ascii="Times New Roman" w:hAnsi="Times New Roman" w:cs="Times New Roman"/>
          <w:sz w:val="22"/>
          <w:szCs w:val="22"/>
        </w:rPr>
        <w:t xml:space="preserve">If, prior to the expiration of the Due Diligence Period, </w:t>
      </w:r>
      <w:r w:rsidR="00975BAB">
        <w:rPr>
          <w:rFonts w:ascii="Times New Roman" w:hAnsi="Times New Roman" w:cs="Times New Roman"/>
          <w:sz w:val="22"/>
          <w:szCs w:val="22"/>
        </w:rPr>
        <w:t>Buyer</w:t>
      </w:r>
      <w:r w:rsidR="00906C1A" w:rsidRPr="006D3DC0">
        <w:rPr>
          <w:rFonts w:ascii="Times New Roman" w:hAnsi="Times New Roman" w:cs="Times New Roman"/>
          <w:sz w:val="22"/>
          <w:szCs w:val="22"/>
        </w:rPr>
        <w:t xml:space="preserve"> determines in its sole </w:t>
      </w:r>
      <w:r w:rsidR="00906C1A" w:rsidRPr="006D3DC0">
        <w:rPr>
          <w:rFonts w:ascii="Times New Roman" w:hAnsi="Times New Roman" w:cs="Times New Roman"/>
          <w:sz w:val="22"/>
          <w:szCs w:val="22"/>
        </w:rPr>
        <w:lastRenderedPageBreak/>
        <w:t>and absolute discretion that it is not satisfied with the results of its inspections and review, or that it</w:t>
      </w:r>
      <w:r w:rsidRPr="006D3DC0">
        <w:rPr>
          <w:rFonts w:ascii="Times New Roman" w:hAnsi="Times New Roman" w:cs="Times New Roman"/>
          <w:sz w:val="22"/>
          <w:szCs w:val="22"/>
        </w:rPr>
        <w:t xml:space="preserve"> no longer intends to acquire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whereupon this Agreement, and the obligations of the parties to purchase and sell the Property hereunder, shall terminate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Termination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If, however,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determines that the foregoing matters are acceptable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that it intends to proceed with the acquisition of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Approval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Upon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the Approval Notice, the Deposit shall become nonrefundable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except in case of Seller's default or as otherwise expressly provided herein.  On termination of this Agreement for any reason other than Seller's default, upon Seller's written request,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to Seller copies of all </w:t>
      </w:r>
      <w:proofErr w:type="gramStart"/>
      <w:r w:rsidRPr="006D3DC0">
        <w:rPr>
          <w:rFonts w:ascii="Times New Roman" w:hAnsi="Times New Roman" w:cs="Times New Roman"/>
          <w:sz w:val="22"/>
          <w:szCs w:val="22"/>
        </w:rPr>
        <w:t>third party</w:t>
      </w:r>
      <w:proofErr w:type="gramEnd"/>
      <w:r w:rsidRPr="006D3DC0">
        <w:rPr>
          <w:rFonts w:ascii="Times New Roman" w:hAnsi="Times New Roman" w:cs="Times New Roman"/>
          <w:sz w:val="22"/>
          <w:szCs w:val="22"/>
        </w:rPr>
        <w:t xml:space="preserve"> reports</w:t>
      </w:r>
      <w:r w:rsidR="00906C1A" w:rsidRPr="006D3DC0">
        <w:rPr>
          <w:rFonts w:ascii="Times New Roman" w:hAnsi="Times New Roman" w:cs="Times New Roman"/>
          <w:sz w:val="22"/>
          <w:szCs w:val="22"/>
        </w:rPr>
        <w:t>, studies and test results</w:t>
      </w:r>
      <w:r w:rsidRPr="006D3DC0">
        <w:rPr>
          <w:rFonts w:ascii="Times New Roman" w:hAnsi="Times New Roman" w:cs="Times New Roman"/>
          <w:sz w:val="22"/>
          <w:szCs w:val="22"/>
        </w:rPr>
        <w:t xml:space="preserve"> regarding the Property procured or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fails to deliver the Termination Notice to Seller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deemed to have timely provided an Approval Notice.</w:t>
      </w:r>
    </w:p>
    <w:p w14:paraId="1FBA7F8B" w14:textId="6A981584" w:rsidR="0004352D" w:rsidRPr="006D3DC0" w:rsidRDefault="0004352D">
      <w:pPr>
        <w:numPr>
          <w:ilvl w:val="1"/>
          <w:numId w:val="12"/>
        </w:numPr>
        <w:spacing w:after="240"/>
        <w:jc w:val="both"/>
        <w:rPr>
          <w:rFonts w:ascii="Times New Roman" w:hAnsi="Times New Roman" w:cs="Times New Roman"/>
          <w:sz w:val="22"/>
          <w:szCs w:val="22"/>
        </w:rPr>
      </w:pPr>
      <w:bookmarkStart w:id="5" w:name="_Ref73353019"/>
      <w:r w:rsidRPr="006D3DC0">
        <w:rPr>
          <w:rFonts w:ascii="Times New Roman" w:hAnsi="Times New Roman" w:cs="Times New Roman"/>
          <w:sz w:val="22"/>
          <w:szCs w:val="22"/>
          <w:u w:val="single"/>
        </w:rPr>
        <w:t xml:space="preserve">Other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xml:space="preserve"> Conditions Precedent</w:t>
      </w:r>
      <w:r w:rsidRPr="006D3DC0">
        <w:rPr>
          <w:rFonts w:ascii="Times New Roman" w:hAnsi="Times New Roman" w:cs="Times New Roman"/>
          <w:sz w:val="22"/>
          <w:szCs w:val="22"/>
        </w:rPr>
        <w:t xml:space="preserve">.  In addition to </w:t>
      </w:r>
      <w:r w:rsidR="00975BAB">
        <w:rPr>
          <w:rFonts w:ascii="Times New Roman" w:hAnsi="Times New Roman" w:cs="Times New Roman"/>
          <w:sz w:val="22"/>
          <w:szCs w:val="22"/>
        </w:rPr>
        <w:t>Buyer</w:t>
      </w:r>
      <w:r w:rsidRPr="006D3DC0">
        <w:rPr>
          <w:rFonts w:ascii="Times New Roman" w:hAnsi="Times New Roman" w:cs="Times New Roman"/>
          <w:sz w:val="22"/>
          <w:szCs w:val="22"/>
        </w:rPr>
        <w:t>'s appro</w:t>
      </w:r>
      <w:r w:rsidR="00906C1A" w:rsidRPr="006D3DC0">
        <w:rPr>
          <w:rFonts w:ascii="Times New Roman" w:hAnsi="Times New Roman" w:cs="Times New Roman"/>
          <w:sz w:val="22"/>
          <w:szCs w:val="22"/>
        </w:rPr>
        <w:t>val of its due diligence review</w:t>
      </w:r>
      <w:r w:rsidRPr="006D3DC0">
        <w:rPr>
          <w:rFonts w:ascii="Times New Roman" w:hAnsi="Times New Roman" w:cs="Times New Roman"/>
          <w:sz w:val="22"/>
          <w:szCs w:val="22"/>
        </w:rPr>
        <w:t xml:space="preserve">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5.3</w:t>
      </w:r>
      <w:r w:rsidRPr="006D3DC0">
        <w:rPr>
          <w:rFonts w:ascii="Times New Roman" w:hAnsi="Times New Roman" w:cs="Times New Roman"/>
          <w:sz w:val="22"/>
          <w:szCs w:val="22"/>
        </w:rPr>
        <w:t xml:space="preserve">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the satisfaction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the following conditions at or prior to the Closing:</w:t>
      </w:r>
      <w:bookmarkEnd w:id="5"/>
    </w:p>
    <w:p w14:paraId="50BBB277" w14:textId="4894150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have delivered those items described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_Ref73352987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11.3</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hereof as provided in this </w:t>
      </w:r>
      <w:proofErr w:type="gramStart"/>
      <w:r w:rsidRPr="006D3DC0">
        <w:rPr>
          <w:rFonts w:ascii="Times New Roman" w:hAnsi="Times New Roman" w:cs="Times New Roman"/>
          <w:sz w:val="22"/>
          <w:szCs w:val="22"/>
        </w:rPr>
        <w:t>Agreement;</w:t>
      </w:r>
      <w:proofErr w:type="gramEnd"/>
    </w:p>
    <w:p w14:paraId="4BBA5732" w14:textId="73F6979C"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Title Company shall be irrevocably committed to issue the Title Policy pursuant to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_Ref73352992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hereof; and</w:t>
      </w:r>
    </w:p>
    <w:p w14:paraId="46AFFC72"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Each representation and warranty made by Seller in this Agreement shall be true, accurate and complete in all material respects as of the Closing Date.</w:t>
      </w:r>
    </w:p>
    <w:p w14:paraId="68746EBD" w14:textId="77777777"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have delivered the Minimum Tenant Estoppels, each substantially in the form of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attached hereto.]</w:t>
      </w:r>
    </w:p>
    <w:p w14:paraId="55C933E2" w14:textId="79E38F78" w:rsidR="0004352D" w:rsidRPr="006D3DC0" w:rsidRDefault="0004352D">
      <w:pPr>
        <w:numPr>
          <w:ilvl w:val="1"/>
          <w:numId w:val="12"/>
        </w:numPr>
        <w:spacing w:after="240"/>
        <w:jc w:val="both"/>
        <w:rPr>
          <w:rFonts w:ascii="Times New Roman" w:hAnsi="Times New Roman" w:cs="Times New Roman"/>
          <w:sz w:val="22"/>
          <w:szCs w:val="22"/>
        </w:rPr>
      </w:pPr>
      <w:bookmarkStart w:id="6" w:name="_Ref73353039"/>
      <w:r w:rsidRPr="006D3DC0">
        <w:rPr>
          <w:rFonts w:ascii="Times New Roman" w:hAnsi="Times New Roman" w:cs="Times New Roman"/>
          <w:sz w:val="22"/>
          <w:szCs w:val="22"/>
          <w:u w:val="single"/>
        </w:rPr>
        <w:t>Seller's Conditions Precedent</w:t>
      </w:r>
      <w:r w:rsidRPr="006D3DC0">
        <w:rPr>
          <w:rFonts w:ascii="Times New Roman" w:hAnsi="Times New Roman" w:cs="Times New Roman"/>
          <w:sz w:val="22"/>
          <w:szCs w:val="22"/>
        </w:rPr>
        <w:t xml:space="preserve">.  In addition to all other conditions to Seller's obligations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Seller's obligation to proceed with the Closing is subject to the satisfaction or waiver by Seller of the following conditions at or prior to the Closing:</w:t>
      </w:r>
      <w:bookmarkEnd w:id="6"/>
    </w:p>
    <w:p w14:paraId="22D83C2C" w14:textId="7F89A8B6"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deposited the Closing Payment into escrow; </w:t>
      </w:r>
    </w:p>
    <w:p w14:paraId="5C891A02" w14:textId="0DBD22D1"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delivered those items described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_Ref73352999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11.4</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xml:space="preserve"> hereof as provided in this Agreement; and</w:t>
      </w:r>
    </w:p>
    <w:p w14:paraId="12B79725" w14:textId="4A5DFC0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Each representation and warranty made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this Agreement shall be true, accurate and complete in all material respects of as of the Closing Date.</w:t>
      </w:r>
    </w:p>
    <w:p w14:paraId="282E26CE" w14:textId="38179B1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 of Conditions Precedent</w:t>
      </w:r>
      <w:r w:rsidRPr="006D3DC0">
        <w:rPr>
          <w:rFonts w:ascii="Times New Roman" w:hAnsi="Times New Roman" w:cs="Times New Roman"/>
          <w:sz w:val="22"/>
          <w:szCs w:val="22"/>
        </w:rPr>
        <w:t xml:space="preserve">.  The conditions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_Ref73353028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5.1</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through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_Ref73353019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are for the exclusive benefit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the conditions set forth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_Ref73353039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5.5</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are for the exclusive benefit of Seller.  If any of the conditions set forth in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have not been satisfied or waived within the period provided, this Agreement may be terminated by the party benefiting from such condition by written notice to the other party.  </w:t>
      </w:r>
    </w:p>
    <w:p w14:paraId="0D9387CD" w14:textId="40CD9E39"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Termination of Agreement</w:t>
      </w:r>
      <w:r w:rsidRPr="006D3DC0">
        <w:rPr>
          <w:rFonts w:ascii="Times New Roman" w:hAnsi="Times New Roman" w:cs="Times New Roman"/>
          <w:sz w:val="22"/>
          <w:szCs w:val="22"/>
        </w:rPr>
        <w:t xml:space="preserve">.  If this Agreement is terminated for any reason other than as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_Ref73353004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13</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 all documents deposited with the Escrow Holder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all documents deposited with Escrow Holder by Seller shall be returned to Seller, and all documents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by Seller shall be returned to Seller; (b) no Broker's Fee shall be payable to Broker; and (c) the parties shall equally share any cancellation fee of the Escrow Holder.</w:t>
      </w:r>
    </w:p>
    <w:p w14:paraId="6FCD8A94" w14:textId="77777777" w:rsidR="0004352D" w:rsidRPr="006D3DC0" w:rsidRDefault="0004352D">
      <w:pPr>
        <w:numPr>
          <w:ilvl w:val="0"/>
          <w:numId w:val="12"/>
        </w:numPr>
        <w:spacing w:after="240"/>
        <w:jc w:val="both"/>
        <w:rPr>
          <w:rFonts w:ascii="Times New Roman" w:hAnsi="Times New Roman" w:cs="Times New Roman"/>
          <w:sz w:val="22"/>
          <w:szCs w:val="22"/>
        </w:rPr>
      </w:pPr>
      <w:bookmarkStart w:id="7" w:name="_Ref73353098"/>
      <w:r w:rsidRPr="006D3DC0">
        <w:rPr>
          <w:rFonts w:ascii="Times New Roman" w:hAnsi="Times New Roman" w:cs="Times New Roman"/>
          <w:sz w:val="22"/>
          <w:szCs w:val="22"/>
          <w:u w:val="single"/>
        </w:rPr>
        <w:t>Representations and Warranties</w:t>
      </w:r>
      <w:r w:rsidRPr="006D3DC0">
        <w:rPr>
          <w:rFonts w:ascii="Times New Roman" w:hAnsi="Times New Roman" w:cs="Times New Roman"/>
          <w:sz w:val="22"/>
          <w:szCs w:val="22"/>
        </w:rPr>
        <w:t>.</w:t>
      </w:r>
      <w:bookmarkEnd w:id="7"/>
      <w:r w:rsidRPr="006D3DC0">
        <w:rPr>
          <w:rFonts w:ascii="Times New Roman" w:hAnsi="Times New Roman" w:cs="Times New Roman"/>
          <w:sz w:val="22"/>
          <w:szCs w:val="22"/>
        </w:rPr>
        <w:t xml:space="preserve">  </w:t>
      </w:r>
    </w:p>
    <w:p w14:paraId="3B4A3811" w14:textId="2CCE1173" w:rsidR="0004352D" w:rsidRPr="006D3DC0" w:rsidRDefault="0004352D">
      <w:pPr>
        <w:numPr>
          <w:ilvl w:val="1"/>
          <w:numId w:val="12"/>
        </w:numPr>
        <w:spacing w:after="240"/>
        <w:jc w:val="both"/>
        <w:rPr>
          <w:rFonts w:ascii="Times New Roman" w:hAnsi="Times New Roman" w:cs="Times New Roman"/>
          <w:sz w:val="22"/>
          <w:szCs w:val="22"/>
        </w:rPr>
      </w:pPr>
      <w:bookmarkStart w:id="8" w:name="_Ref73353072"/>
      <w:r w:rsidRPr="006D3DC0">
        <w:rPr>
          <w:rFonts w:ascii="Times New Roman" w:hAnsi="Times New Roman" w:cs="Times New Roman"/>
          <w:sz w:val="22"/>
          <w:szCs w:val="22"/>
          <w:u w:val="single"/>
        </w:rPr>
        <w:t>Seller's Representations and Warranties</w:t>
      </w:r>
      <w:r w:rsidRPr="006D3DC0">
        <w:rPr>
          <w:rFonts w:ascii="Times New Roman" w:hAnsi="Times New Roman" w:cs="Times New Roman"/>
          <w:sz w:val="22"/>
          <w:szCs w:val="22"/>
        </w:rPr>
        <w:t xml:space="preserve">.  Seller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bookmarkEnd w:id="8"/>
    </w:p>
    <w:p w14:paraId="2955B806" w14:textId="1BC23033" w:rsidR="0004352D" w:rsidRPr="006D3DC0" w:rsidRDefault="006B0737">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is a ___________ duly organized and validly existing under the laws of the State of ___________.  </w:t>
      </w:r>
      <w:r w:rsidR="0004352D" w:rsidRPr="006D3DC0">
        <w:rPr>
          <w:rFonts w:ascii="Times New Roman" w:hAnsi="Times New Roman" w:cs="Times New Roman"/>
          <w:sz w:val="22"/>
          <w:szCs w:val="22"/>
        </w:rPr>
        <w:t xml:space="preserve">This Agreement and all documents executed by Seller that are to be delivered to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at the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duly authorized, executed and delivered by Seller, and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legal, valid and binding obligations of Seller, and do not, and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will not, violate any provisions of any contract or judicial order to which Seller is a party or to which Seller is subject.</w:t>
      </w:r>
    </w:p>
    <w:p w14:paraId="58817B78" w14:textId="5D5DFE7F"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the rent roll identified in the Due Diligence Documents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Rent Roll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is true and correct in all material respects.</w:t>
      </w:r>
    </w:p>
    <w:p w14:paraId="7A6A9AC2" w14:textId="59330FD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as of the Effective Date, Seller has received no notice from any governmental authority with jurisdiction over the Property of any current violation by the Property of any laws, </w:t>
      </w:r>
      <w:proofErr w:type="gramStart"/>
      <w:r w:rsidRPr="006D3DC0">
        <w:rPr>
          <w:rFonts w:ascii="Times New Roman" w:hAnsi="Times New Roman" w:cs="Times New Roman"/>
          <w:sz w:val="22"/>
          <w:szCs w:val="22"/>
        </w:rPr>
        <w:t>ordinances</w:t>
      </w:r>
      <w:proofErr w:type="gramEnd"/>
      <w:r w:rsidRPr="006D3DC0">
        <w:rPr>
          <w:rFonts w:ascii="Times New Roman" w:hAnsi="Times New Roman" w:cs="Times New Roman"/>
          <w:sz w:val="22"/>
          <w:szCs w:val="22"/>
        </w:rPr>
        <w:t xml:space="preserve"> or regulations applicable to the Property, and Seller is in compliance with any such past notices of past violations.  Seller shall immediately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copy of any such notices received after the Effective Date.</w:t>
      </w:r>
    </w:p>
    <w:p w14:paraId="66C0017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To Seller's Actual Knowledge, there is no litigation pending or threatened against Seller.</w:t>
      </w:r>
    </w:p>
    <w:p w14:paraId="6F04BE7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no condemnation or eminent domain proceedings are pending or threatened against the Property. </w:t>
      </w:r>
    </w:p>
    <w:p w14:paraId="240AE632" w14:textId="728EE12B"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[To the best of Seller’s knowledge, except as set forth on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hereto, no tenant under any lease in existence as of the Effective Date is entitled to any concession or allowance (including free or reduced rent) except as previously paid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no rent has been paid more than thirty (30) days in advance and Seller is not obligated to make or pay for improvements to any tenant space.  To the best of Seller’s knowledge, no leasing commissions or similar fees are due to any person in connection with the current term of any lease in existence as of the Effective Date except as previously paid by Seller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at Closing.  Seller has not received any written notice of default on the part of the landlord under any lease nor, to Seller’s knowledge, does there exist any material default or breach on the part of the landlord or the tenant under any lease.  To the best of Seller’s knowledge, the copies of the leases delivered to or made available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were true, correct and complete in all material respects.]</w:t>
      </w:r>
    </w:p>
    <w:p w14:paraId="512DCA6E" w14:textId="05CF78E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For the purposes of this Agreement, whenever the phrase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to Seller's Actual Knowledge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is used, then it shall be deemed to refer to the actual knowledge of ____________________</w:t>
      </w:r>
      <w:proofErr w:type="gramStart"/>
      <w:r w:rsidRPr="006D3DC0">
        <w:rPr>
          <w:rFonts w:ascii="Times New Roman" w:hAnsi="Times New Roman" w:cs="Times New Roman"/>
          <w:sz w:val="22"/>
          <w:szCs w:val="22"/>
        </w:rPr>
        <w:t>_,  without</w:t>
      </w:r>
      <w:proofErr w:type="gramEnd"/>
      <w:r w:rsidRPr="006D3DC0">
        <w:rPr>
          <w:rFonts w:ascii="Times New Roman" w:hAnsi="Times New Roman" w:cs="Times New Roman"/>
          <w:sz w:val="22"/>
          <w:szCs w:val="22"/>
        </w:rPr>
        <w:t xml:space="preserve"> such person undertaking any investigation.  To the extent the Due Diligence Materials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prior to the expiration of the Due Diligence Period contains express </w:t>
      </w:r>
      <w:r w:rsidRPr="006D3DC0">
        <w:rPr>
          <w:rFonts w:ascii="Times New Roman" w:hAnsi="Times New Roman" w:cs="Times New Roman"/>
          <w:sz w:val="22"/>
          <w:szCs w:val="22"/>
        </w:rPr>
        <w:lastRenderedPageBreak/>
        <w:t xml:space="preserve">provisions or information that are inconsistent with the foregoing representations and warranties, such representations and warranties shall be deemed modified to the extent necessary to eliminate such inconsistency and to conform such representations and warranties to such Due Diligence Materials.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acknowledges that _______________________ is named solely for the purpose of defining the scope of Seller’s knowledge and not for the purpose of imposing any liability on or creating any duties running from such individuals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covenants that it will bring no action of any kind against any such individuals related to or arising out of the representations and warranties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of this Agreement.</w:t>
      </w:r>
    </w:p>
    <w:p w14:paraId="64BBB5A0" w14:textId="3181DD9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Notwithstanding anything contained in this Agreement to the contrary, in the event the Closing occurs,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hereby expressly waives, relinquishes and releases any right or remedy available to it at law, in equity or under this Agreement to make a claim against Seller for damages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incur, or to rescind this Agreement and the transactions contemplated hereby, as the result of any of Seller’s representations or warranties being untrue, inaccurate or incorrect if (1)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knew that such representation or warranty was untrue, inaccurate or incorrect at the time of the Closing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nevertheless closes title hereunder, or (2)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damages as a result of such representations or warranties being untrue, inaccurate or incorrect are, in the aggregate, less than $50,000.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deemed to have known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that a representation or warranty was untrue, inaccurate or incorrect at the time of the Closing if any Property Information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contains express information which is inconsistent with such representation or warranty.</w:t>
      </w:r>
    </w:p>
    <w:p w14:paraId="1033A8E6" w14:textId="5BA867F5"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Notwithstanding anything contained herein to the contrary, if the Closing shall have occurred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shall not have waived, relinquished and released all rights or remedies available to it at law, in equity or otherwise as provided hereunder, the aggregate liability of either party arising pursuant to or in connection with the representations, warranties, covenants and other obligations (whether express or implied) of such party in this Agreement and/or any documents executed by such party in connection with this Agreement shall not exceed $</w:t>
      </w:r>
      <w:r w:rsidR="00192C8E" w:rsidRPr="006D3DC0">
        <w:rPr>
          <w:rFonts w:ascii="Times New Roman" w:hAnsi="Times New Roman" w:cs="Times New Roman"/>
          <w:sz w:val="22"/>
          <w:szCs w:val="22"/>
        </w:rPr>
        <w:t>___________</w:t>
      </w:r>
      <w:r w:rsidRPr="006D3DC0">
        <w:rPr>
          <w:rFonts w:ascii="Times New Roman" w:hAnsi="Times New Roman" w:cs="Times New Roman"/>
          <w:sz w:val="22"/>
          <w:szCs w:val="22"/>
        </w:rPr>
        <w:t>, in the aggregate.  The provisions of this paragraph and the immediately preceding paragraph shall survive the Closing.</w:t>
      </w:r>
    </w:p>
    <w:p w14:paraId="28E33701" w14:textId="13043658" w:rsidR="0004352D" w:rsidRPr="006D3DC0" w:rsidRDefault="00975BAB">
      <w:pPr>
        <w:numPr>
          <w:ilvl w:val="1"/>
          <w:numId w:val="12"/>
        </w:numPr>
        <w:spacing w:after="240"/>
        <w:jc w:val="both"/>
        <w:rPr>
          <w:rFonts w:ascii="Times New Roman" w:hAnsi="Times New Roman" w:cs="Times New Roman"/>
          <w:sz w:val="22"/>
          <w:szCs w:val="22"/>
        </w:rPr>
      </w:pPr>
      <w:bookmarkStart w:id="9" w:name="_Ref73353064"/>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's Representations and Warranties</w:t>
      </w:r>
      <w:r w:rsidR="0004352D" w:rsidRPr="006D3DC0">
        <w:rPr>
          <w:rFonts w:ascii="Times New Roman" w:hAnsi="Times New Roman" w:cs="Times New Roman"/>
          <w:sz w:val="22"/>
          <w:szCs w:val="22"/>
        </w:rPr>
        <w:t xml:space="preserve">.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hereby represents and warrants that:</w:t>
      </w:r>
      <w:bookmarkEnd w:id="9"/>
    </w:p>
    <w:p w14:paraId="2FC1E4BA" w14:textId="3272146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is a _________________, duly organized, validly existing and in good standing under the laws of the State of __________, with full right, power and authority to take title to the Property and to enter into and otherwise perform and comply with the terms of this Agreement.</w:t>
      </w:r>
    </w:p>
    <w:p w14:paraId="3C70725C" w14:textId="075B9719"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This Agreement and all documents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are to be delivered to Seller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duly authorized, executed and delivered by </w:t>
      </w:r>
      <w:r w:rsidR="00975BAB">
        <w:rPr>
          <w:rFonts w:ascii="Times New Roman" w:hAnsi="Times New Roman" w:cs="Times New Roman"/>
          <w:sz w:val="22"/>
          <w:szCs w:val="22"/>
        </w:rPr>
        <w:t>Buyer</w:t>
      </w:r>
      <w:r w:rsidR="00192C8E" w:rsidRPr="006D3DC0">
        <w:rPr>
          <w:rFonts w:ascii="Times New Roman" w:hAnsi="Times New Roman" w:cs="Times New Roman"/>
          <w:sz w:val="22"/>
          <w:szCs w:val="22"/>
        </w:rPr>
        <w:t xml:space="preserve">, and </w:t>
      </w:r>
      <w:r w:rsidRPr="006D3DC0">
        <w:rPr>
          <w:rFonts w:ascii="Times New Roman" w:hAnsi="Times New Roman" w:cs="Times New Roman"/>
          <w:sz w:val="22"/>
          <w:szCs w:val="22"/>
        </w:rPr>
        <w:t xml:space="preserve">are, or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legal, valid and binding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do not, and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not, violate any provisions of any contract or judicial order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a party or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subject.</w:t>
      </w:r>
    </w:p>
    <w:p w14:paraId="40E01581" w14:textId="5457DF6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Survival</w:t>
      </w:r>
      <w:r w:rsidRPr="006D3DC0">
        <w:rPr>
          <w:rFonts w:ascii="Times New Roman" w:hAnsi="Times New Roman" w:cs="Times New Roman"/>
          <w:sz w:val="22"/>
          <w:szCs w:val="22"/>
        </w:rPr>
        <w:t xml:space="preserve">.  Any cause of action of a party for a breach of the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and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_Ref73353064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7.2</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shall survive for a period of six (6) months from the Closing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Survival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at which time such representations and warranties (and any cause of action resulting from a breach thereof not then in litigation) shall terminate.  The Survival Period shall only apply to those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s 7(a) and (b) and where elsewhere expressly stated to apply in this Agreement.</w:t>
      </w:r>
    </w:p>
    <w:p w14:paraId="6FA5C6C9" w14:textId="3276296A"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lastRenderedPageBreak/>
        <w:tab/>
        <w:t xml:space="preserve">If prior to the Closing, Seller becomes aware that any representation or warranty set forth in this Agreement that was true and correct on the Effective Date has become incorrect due to changes in conditions or the discovery by Seller of information of which Seller was unaware on the Effective Date, then Seller shall promptly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thereof and the representations and warranties set forth herein which are to be remade and reaffirmed by Seller at the Closing shall be supplemented by such new information.  If such notification occurs after expiration of the Due Diligence Period, and if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reasonable judgment such change in condition or new information has a material adverse impact on the Property or on the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within ten (10) days after receipt of such notice (or, if such notice is received less than ten days prior to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on or before the Closing Date) to provide written notice to Seller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intent to terminate this Agreement; provided, however, that Seller may within five (5) days after receipt of such termination notice (or, if such termination notice is received less than five days prior to the Closing Date, on or before the Closing Date)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Seller’s intent to cure the condition causing such misrepresentation prior to Closing, in which event Seller’s cure of such condition shall be a condition precedent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obligations hereunder.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termination of this Agreement shall be </w:t>
      </w:r>
      <w:r w:rsidR="00975BAB">
        <w:rPr>
          <w:rFonts w:ascii="Times New Roman" w:hAnsi="Times New Roman" w:cs="Times New Roman"/>
          <w:sz w:val="22"/>
          <w:szCs w:val="22"/>
        </w:rPr>
        <w:t>Buyer</w:t>
      </w:r>
      <w:r w:rsidRPr="006D3DC0">
        <w:rPr>
          <w:rFonts w:ascii="Times New Roman" w:hAnsi="Times New Roman" w:cs="Times New Roman"/>
          <w:sz w:val="22"/>
          <w:szCs w:val="22"/>
        </w:rPr>
        <w:t>’s sole remedy against Seller in the circumstances described in this paragraph.</w:t>
      </w:r>
    </w:p>
    <w:p w14:paraId="45C7ED74"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Seller's Covenants</w:t>
      </w:r>
      <w:r w:rsidRPr="006D3DC0">
        <w:rPr>
          <w:rFonts w:ascii="Times New Roman" w:hAnsi="Times New Roman" w:cs="Times New Roman"/>
          <w:sz w:val="22"/>
          <w:szCs w:val="22"/>
        </w:rPr>
        <w:t>.  Between the Effective Date and the Closing or earlier termination of this Agreement, Seller covenants and agrees as follows:</w:t>
      </w:r>
    </w:p>
    <w:p w14:paraId="21ED4C4A" w14:textId="0CB41F9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During the Due Diligence Period, Seller shall continue to maintain, operate, and lease the Property in the same manner in which Seller is currently operating, maintaining and leasing the Property.  After the Due Diligence Period expires, Seller shall not modify or terminate any lease, or enter into any new lease, without the prior written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which shall not be unreasonably withheld, conditioned or delayed.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consent shall conclusively be deemed granted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object to a proposed new lease, lease modification or lease termination within five (5) days after Seller has provided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written request for approval, together with a copy of the documents for which approval is sought.  If any new lease or Lease modification is entered into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approval as set forth above, then from and after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all leasing commissions, tenant improvements and other costs payable by the Landlord thereunder.</w:t>
      </w:r>
      <w:r w:rsidRPr="006D3DC0">
        <w:rPr>
          <w:sz w:val="18"/>
          <w:szCs w:val="18"/>
        </w:rPr>
        <w:t xml:space="preserve">  </w:t>
      </w:r>
      <w:r w:rsidRPr="006D3DC0">
        <w:rPr>
          <w:rFonts w:ascii="Times New Roman" w:hAnsi="Times New Roman" w:cs="Times New Roman"/>
          <w:sz w:val="22"/>
          <w:szCs w:val="22"/>
        </w:rPr>
        <w:t>Seller will terminate the current property management agreement regarding the Property as of Closing.</w:t>
      </w:r>
    </w:p>
    <w:p w14:paraId="279481DC" w14:textId="79B897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not enter into, materially </w:t>
      </w:r>
      <w:proofErr w:type="gramStart"/>
      <w:r w:rsidRPr="006D3DC0">
        <w:rPr>
          <w:rFonts w:ascii="Times New Roman" w:hAnsi="Times New Roman" w:cs="Times New Roman"/>
          <w:sz w:val="22"/>
          <w:szCs w:val="22"/>
        </w:rPr>
        <w:t>modify</w:t>
      </w:r>
      <w:proofErr w:type="gramEnd"/>
      <w:r w:rsidRPr="006D3DC0">
        <w:rPr>
          <w:rFonts w:ascii="Times New Roman" w:hAnsi="Times New Roman" w:cs="Times New Roman"/>
          <w:sz w:val="22"/>
          <w:szCs w:val="22"/>
        </w:rPr>
        <w:t xml:space="preserve"> or terminate any Service Contracts or other similar arrangements without the prior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which shall not be unreasonably withheld or delayed, except those deemed reasonably necessary by Seller which are cancelable on thirty (30) days' notice</w:t>
      </w:r>
      <w:r w:rsidR="00D0236E" w:rsidRPr="006D3DC0">
        <w:rPr>
          <w:rFonts w:ascii="Times New Roman" w:hAnsi="Times New Roman" w:cs="Times New Roman"/>
          <w:sz w:val="22"/>
          <w:szCs w:val="22"/>
        </w:rPr>
        <w:t xml:space="preserve"> without penalty</w:t>
      </w:r>
      <w:r w:rsidRPr="006D3DC0">
        <w:rPr>
          <w:rFonts w:ascii="Times New Roman" w:hAnsi="Times New Roman" w:cs="Times New Roman"/>
          <w:sz w:val="22"/>
          <w:szCs w:val="22"/>
        </w:rPr>
        <w:t xml:space="preserve">.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notify Seller of any Service Contracts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choose to assume.  Seller will terminate such Service Contracts as are not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effective as of the Closing Date, provided that Seller shall not be obligated to terminate any Service Contract if such termination will create any additional cost or liability for Seller.</w:t>
      </w:r>
    </w:p>
    <w:p w14:paraId="074699A3"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Seller shall maintain all casualty and liability insurance currently in force with respect to the Property.</w:t>
      </w:r>
    </w:p>
    <w:p w14:paraId="3A80A4FB" w14:textId="7B9E65CB"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use commercially reasonable efforts to obtain an estoppel statement from each tenant, substantially in the form of </w:t>
      </w:r>
      <w:r w:rsidRPr="006D3DC0">
        <w:rPr>
          <w:rFonts w:ascii="Times New Roman" w:hAnsi="Times New Roman" w:cs="Times New Roman"/>
          <w:i/>
          <w:sz w:val="22"/>
          <w:szCs w:val="22"/>
          <w:u w:val="single"/>
        </w:rPr>
        <w:t>Exhibit G</w:t>
      </w:r>
      <w:r w:rsidRPr="006D3DC0">
        <w:rPr>
          <w:rFonts w:ascii="Times New Roman" w:hAnsi="Times New Roman" w:cs="Times New Roman"/>
          <w:i/>
          <w:sz w:val="22"/>
          <w:szCs w:val="22"/>
        </w:rPr>
        <w:t xml:space="preserv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If, by _____________, 20__, Seller has not received Tenant Estoppels from Tenants whose Leases represent not less that _______  percent (__%) of the net rentable square footage of the Property, including Tenant Estoppels from all tenants who lease more than _____ rentable square feet (together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Minimum 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may </w:t>
      </w:r>
      <w:r w:rsidRPr="006D3DC0">
        <w:rPr>
          <w:rFonts w:ascii="Times New Roman" w:hAnsi="Times New Roman" w:cs="Times New Roman"/>
          <w:i/>
          <w:sz w:val="22"/>
          <w:szCs w:val="22"/>
        </w:rPr>
        <w:lastRenderedPageBreak/>
        <w:t xml:space="preserve">terminate this Agreement and obtain a refund of the Deposit.  In the event Seller has obtained the Minimum Tenant Estoppels but is unable to obtain a Tenant Estoppel from any remaining Tenant(s),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accept a certificate of Seller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Seller’s Lease Certificate</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certifying, to Seller’s knowledge, those matters included in the attached form of Tenant Estoppel regarding the lease(s) with such tenant(s).  In the event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so requests, Seller agrees to cooperate with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obtain subordination agreements from tenants on the Property and deliver same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provided said tenants’ leases permit the landlord to request a subordination agreement from the Tenant and provided, further, Seller shall have no obligation to obtain and deliver any such subordination agreements to </w:t>
      </w:r>
      <w:r w:rsidR="00975BAB">
        <w:rPr>
          <w:rFonts w:ascii="Times New Roman" w:hAnsi="Times New Roman" w:cs="Times New Roman"/>
          <w:i/>
          <w:sz w:val="22"/>
          <w:szCs w:val="22"/>
        </w:rPr>
        <w:t>Buyer</w:t>
      </w:r>
      <w:r w:rsidRPr="006D3DC0">
        <w:rPr>
          <w:rFonts w:ascii="Times New Roman" w:hAnsi="Times New Roman" w:cs="Times New Roman"/>
          <w:i/>
          <w:sz w:val="22"/>
          <w:szCs w:val="22"/>
        </w:rPr>
        <w:t>.]</w:t>
      </w:r>
    </w:p>
    <w:p w14:paraId="744615CF" w14:textId="219B8FA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AS-IS</w:t>
      </w:r>
      <w:r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ACKNOWLEDGES AND AGREES THAT, EXCEPT FOR SELLER’S EXPRESS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HAS NOT MADE, DOES NOT MAKE AND SPECIFICALLY NEGATES AND DISCLAIMS ANY REPRESENTATIONS, WARRANTIES, PROMISES, COVENANTS, AGREEMENTS OR GUARANTIES OF ANY KIND OR CHARACTER WHATSOEVER, WHETHER EXPRESS OR IMPLIED, ORAL OR WRITTEN, PAST, PRESENT OR FUTURE, OF, AS TO, CONCERNING OR WITH RESPECT TO (I) VALUE; (II) THE INCOME TO BE DERIVED FROM THE PROPERTY; (III) THE SUITABILITY OF THE PROPERTY FOR ANY AND ALL ACTIVITIES AND USES WHICH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MAY CONDUCT THEREON, INCLUDING THE POSSIBILITIES FOR FUTURE DEVELOPMENT OF THE PROPERTY; (IV) THE HABITABILITY, MERCHANTABILITY, MARKETABILITY, PROFITABILITY OR FITNESS FOR A PARTICULAR PURPOSE OF THE PROPERTY; (V) THE MANNER, QUALITY, STATE OF REPAIR OR LACK OF REPAIR OF THE PROPERTY; (VI) THE NATURE, QUALITY OR CONDITION OF THE PROPERTY, INCLUDING, WITHOUT LIMITATION, THE WATER, SOIL AND GEOLOGY; (VII) THE COMPLIANCE OF OR BY THE PROPERTY OR ITS OPERATION WITH ANY LAWS, RULES, ORDINANCES OR REGULATIONS OF ANY APPLICABLE GOVERNMENTAL AUTHORITY OR BODY; (VIII) THE MANNER OR QUALITY OF THE CONSTRUCTION OR MATERIALS, IF ANY, INCORPORATED INTO THE PROPERTY; (IX) COMPLIANCE WITH ANY ENVIRONMENTAL PROTECTION, POLLUTION OR LAND USE LAWS, RULES, REGULATION</w:t>
      </w:r>
      <w:r w:rsidR="00F30CFF" w:rsidRPr="006D3DC0">
        <w:rPr>
          <w:rFonts w:ascii="Times New Roman" w:hAnsi="Times New Roman" w:cs="Times New Roman"/>
          <w:sz w:val="22"/>
          <w:szCs w:val="22"/>
        </w:rPr>
        <w:t>S, ORDERS OR REQUIREMENTS</w:t>
      </w:r>
      <w:r w:rsidRPr="006D3DC0">
        <w:rPr>
          <w:rFonts w:ascii="Times New Roman" w:hAnsi="Times New Roman" w:cs="Times New Roman"/>
          <w:sz w:val="22"/>
          <w:szCs w:val="22"/>
        </w:rPr>
        <w:t xml:space="preserve">; (X) THE PRESENCE OR ABSENCE OF HAZARDOUS MATERIALS AT, ON, UNDER, OR ADJACENT TO THE PROPERTY; (XI) THE CONTENT, COMPLETENESS OR ACCURACY OF THE DUE DILIGENCE MATERIALS OR PRELIMINARY REPORT REGARDING TITLE; (XII) THE CONFORMITY OF THE IMPROVEMENTS TO ANY PLANS OR SPECIFICATIONS FOR THE PROPERTY, INCLUDING ANY PLANS AND SPECIFICATIONS THAT MAY HAVE BEEN OR MAY BE PROVIDED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(XIII) THE CONFORMITY OF THE PROPERTY TO PAST, CURRENT OR FUTURE APPLICABLE ZONING OR BUILDING REQUIREMENTS; (XIV) DEFICIENCY OF ANY UNDERSHORING; (XV) DEFICIENCY OF ANY </w:t>
      </w:r>
      <w:r w:rsidR="00F30CFF" w:rsidRPr="006D3DC0">
        <w:rPr>
          <w:rFonts w:ascii="Times New Roman" w:hAnsi="Times New Roman" w:cs="Times New Roman"/>
          <w:sz w:val="22"/>
          <w:szCs w:val="22"/>
        </w:rPr>
        <w:t xml:space="preserve">WATERPROOFING OR </w:t>
      </w:r>
      <w:r w:rsidRPr="006D3DC0">
        <w:rPr>
          <w:rFonts w:ascii="Times New Roman" w:hAnsi="Times New Roman" w:cs="Times New Roman"/>
          <w:sz w:val="22"/>
          <w:szCs w:val="22"/>
        </w:rPr>
        <w:t xml:space="preserve">DRAINAGE; (XVI) THE FACT THAT ALL OR A PORTION OF THE PROPERTY MAY BE LOCATED ON OR NEAR AN EARTHQUAKE FAULT LINE; (XVII) THE EXISTENCE OF VESTED LAND USE, ZONING OR BUILDING ENTITLEMENTS AFFECTING THE PROPERTY; OR (XVIII) WITH RESPECT TO ANY OTHER MATTER.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HAVING BEEN GIVEN THE OPPORTUNITY TO INSPECT THE PROPERTY AND REVIEW INFORMATION AND DOCUMENTATION AFFECTING THE PROPERTY,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IS, EXCEPT FOR SELLER’S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RELYING SOLELY ON ITS OWN INVESTIGATION OF THE PROPERTY AND REVIEW OF SUCH INFORMATION AND DOCUMENTATION, AND NOT ON ANY INFORMATION PROVIDED OR TO BE PROVIDED BY SELLER.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ANY INFORMATION MADE AVAILABLE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OR PROVIDED OR TO BE PROVIDED BY OR ON BEHALF OF SELL</w:t>
      </w:r>
      <w:r w:rsidR="004F4341" w:rsidRPr="006D3DC0">
        <w:rPr>
          <w:rFonts w:ascii="Times New Roman" w:hAnsi="Times New Roman" w:cs="Times New Roman"/>
          <w:sz w:val="22"/>
          <w:szCs w:val="22"/>
        </w:rPr>
        <w:t>ER WITH RESPECT TO THE PROPERTY</w:t>
      </w:r>
      <w:r w:rsidRPr="006D3DC0">
        <w:rPr>
          <w:rFonts w:ascii="Times New Roman" w:hAnsi="Times New Roman" w:cs="Times New Roman"/>
          <w:sz w:val="22"/>
          <w:szCs w:val="22"/>
        </w:rPr>
        <w:t xml:space="preserve"> BY A THIRD PARTY WAS OBTAINED FROM A VARIETY OF </w:t>
      </w:r>
      <w:r w:rsidRPr="006D3DC0">
        <w:rPr>
          <w:rFonts w:ascii="Times New Roman" w:hAnsi="Times New Roman" w:cs="Times New Roman"/>
          <w:sz w:val="22"/>
          <w:szCs w:val="22"/>
        </w:rPr>
        <w:lastRenderedPageBreak/>
        <w:t xml:space="preserve">SOURCES AND THAT SELLER HAS NOT MADE ANY INDEPENDENT INVESTIGATION OR VERIFICATION OF SUCH INFORMATION AND EXCEPT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4F4341" w:rsidRPr="006D3DC0">
        <w:rPr>
          <w:rFonts w:ascii="Times New Roman" w:hAnsi="Times New Roman" w:cs="Times New Roman"/>
          <w:sz w:val="22"/>
          <w:szCs w:val="22"/>
        </w:rPr>
        <w:t xml:space="preserve">SELLER </w:t>
      </w:r>
      <w:r w:rsidRPr="006D3DC0">
        <w:rPr>
          <w:rFonts w:ascii="Times New Roman" w:hAnsi="Times New Roman" w:cs="Times New Roman"/>
          <w:sz w:val="22"/>
          <w:szCs w:val="22"/>
        </w:rPr>
        <w:t xml:space="preserve">MAKES NO REPRESENTATIONS AS TO THE ACCURACY OR COMPLETENESS OF SUCH INFORMATION.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AGREES TO FULLY AND IRREVOCABLY RELEASE ALL SUCH SOURCES OF INFORMATION AND PREPARERS OF INFORMATION AND DOCUMENTATION AFFECTING THE PROPERTY WHICH WERE RETAINED BY SELLER FROM ANY AND ALL CLAIMS THAT THEY MAY NOW HAVE OR HEREAFTER ACQUIRE AGAINST SUCH SOURCES AND PREPARERS OF INFORMATION FOR ANY COSTS, LOSS, LIABILITY, DAMAGE, EXPENSE, DEMAND, ACTION OR CAUSE OF ACTION ARISING FROM SUCH INFORMATION OR DOCUMENTATION (EXCEPT FOR CLAIMS BASED ON A DIRECT RELATIONSHIP WITH ANY SUCH SOURCES OR PREPARERS).  EXCEPT FOR SELLER’S REPRESENTATIONS AND WARRANTIES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IS NOT LIABLE OR BOUND IN ANY MANNER BY ANY ORAL OR WRITTEN STATEMENTS, REPRESENTATIONS OR INFORMATION PERTAINING TO THE PROPERTY, OR THE OPERATION THEREOF, FURNISHED BY ANY REAL ESTATE BROKER,</w:t>
      </w:r>
      <w:r w:rsidR="00E15856" w:rsidRPr="006D3DC0">
        <w:rPr>
          <w:rFonts w:ascii="Times New Roman" w:hAnsi="Times New Roman" w:cs="Times New Roman"/>
          <w:sz w:val="22"/>
          <w:szCs w:val="22"/>
        </w:rPr>
        <w:t xml:space="preserve"> PROPERTY MANAGER</w:t>
      </w:r>
      <w:r w:rsidR="00774DD7" w:rsidRPr="006D3DC0">
        <w:rPr>
          <w:rFonts w:ascii="Times New Roman" w:hAnsi="Times New Roman" w:cs="Times New Roman"/>
          <w:sz w:val="22"/>
          <w:szCs w:val="22"/>
        </w:rPr>
        <w:t>,</w:t>
      </w:r>
      <w:r w:rsidRPr="006D3DC0">
        <w:rPr>
          <w:rFonts w:ascii="Times New Roman" w:hAnsi="Times New Roman" w:cs="Times New Roman"/>
          <w:sz w:val="22"/>
          <w:szCs w:val="22"/>
        </w:rPr>
        <w:t xml:space="preserve"> AGENT, EMPLOYEE, SERVANT OR OTHER PERSON.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TO THE MAXIMUM EXTENT PERMITTED BY LAW, THE SALE OF THE PROPERTY AS PROVIDED FOR HEREIN IS MADE ON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 IS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CONDITION AND BASIS WITH ALL FAULTS, AND THAT SELLER HAS NO OBLIGATIONS TO MAKE REPAIRS, REPLACEMENTS OR IMPROVEMENTS EXCEPT AS MAY OTHERWI</w:t>
      </w:r>
      <w:r w:rsidR="00E15856" w:rsidRPr="006D3DC0">
        <w:rPr>
          <w:rFonts w:ascii="Times New Roman" w:hAnsi="Times New Roman" w:cs="Times New Roman"/>
          <w:sz w:val="22"/>
          <w:szCs w:val="22"/>
        </w:rPr>
        <w:t>SE BE EXPRESSLY STATED HEREIN.</w:t>
      </w:r>
    </w:p>
    <w:p w14:paraId="3FBFA43B" w14:textId="159F472E" w:rsidR="0004352D" w:rsidRPr="006D3DC0" w:rsidRDefault="0004352D">
      <w:pPr>
        <w:spacing w:after="240"/>
        <w:jc w:val="both"/>
        <w:rPr>
          <w:rFonts w:ascii="Times New Roman" w:hAnsi="Times New Roman" w:cs="Times New Roman"/>
          <w:b/>
          <w:i/>
          <w:sz w:val="18"/>
          <w:szCs w:val="18"/>
        </w:rPr>
      </w:pP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______________________</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60C32FE" w14:textId="53D1A974" w:rsidR="0004352D" w:rsidRPr="006D3DC0" w:rsidRDefault="0004352D">
      <w:pPr>
        <w:pStyle w:val="a"/>
        <w:widowControl/>
        <w:numPr>
          <w:ilvl w:val="0"/>
          <w:numId w:val="12"/>
        </w:numPr>
        <w:tabs>
          <w:tab w:val="left" w:pos="-1440"/>
        </w:tabs>
        <w:jc w:val="both"/>
        <w:rPr>
          <w:sz w:val="22"/>
          <w:szCs w:val="18"/>
          <w:u w:val="single"/>
        </w:rPr>
      </w:pPr>
      <w:r w:rsidRPr="006D3DC0">
        <w:rPr>
          <w:rFonts w:ascii="Times New Roman" w:hAnsi="Times New Roman"/>
          <w:bCs/>
          <w:sz w:val="22"/>
          <w:szCs w:val="22"/>
          <w:u w:val="single"/>
        </w:rPr>
        <w:t>Release</w:t>
      </w:r>
      <w:r w:rsidRPr="006D3DC0">
        <w:rPr>
          <w:rFonts w:ascii="Times New Roman" w:hAnsi="Times New Roman"/>
          <w:sz w:val="22"/>
          <w:szCs w:val="22"/>
        </w:rPr>
        <w:t>.</w:t>
      </w:r>
      <w:r w:rsidRPr="006D3DC0">
        <w:rPr>
          <w:rFonts w:ascii="Times New Roman" w:hAnsi="Times New Roman"/>
          <w:b/>
          <w:i/>
          <w:sz w:val="22"/>
          <w:szCs w:val="22"/>
        </w:rPr>
        <w:t xml:space="preserve">  </w:t>
      </w:r>
      <w:r w:rsidRPr="006D3DC0">
        <w:rPr>
          <w:sz w:val="22"/>
          <w:szCs w:val="18"/>
        </w:rPr>
        <w:t xml:space="preserve">By accepting the Deed to the Property, </w:t>
      </w:r>
      <w:r w:rsidR="00975BAB">
        <w:rPr>
          <w:sz w:val="22"/>
          <w:szCs w:val="18"/>
        </w:rPr>
        <w:t>Buyer</w:t>
      </w:r>
      <w:r w:rsidRPr="006D3DC0">
        <w:rPr>
          <w:sz w:val="22"/>
          <w:szCs w:val="18"/>
        </w:rPr>
        <w:t>, on behalf of itself, its officers, directors and its and their respective successors, shall forever release Seller,</w:t>
      </w:r>
      <w:r w:rsidR="00E15856" w:rsidRPr="006D3DC0">
        <w:rPr>
          <w:sz w:val="22"/>
          <w:szCs w:val="18"/>
        </w:rPr>
        <w:t xml:space="preserve"> </w:t>
      </w:r>
      <w:r w:rsidR="00D04DD4" w:rsidRPr="006D3DC0">
        <w:rPr>
          <w:sz w:val="22"/>
          <w:szCs w:val="18"/>
        </w:rPr>
        <w:t xml:space="preserve">its </w:t>
      </w:r>
      <w:r w:rsidR="00E15856" w:rsidRPr="006D3DC0">
        <w:rPr>
          <w:sz w:val="22"/>
          <w:szCs w:val="18"/>
        </w:rPr>
        <w:t>members</w:t>
      </w:r>
      <w:r w:rsidR="00D04DD4" w:rsidRPr="006D3DC0">
        <w:rPr>
          <w:sz w:val="22"/>
          <w:szCs w:val="18"/>
        </w:rPr>
        <w:t xml:space="preserve"> and principals, and</w:t>
      </w:r>
      <w:r w:rsidRPr="006D3DC0">
        <w:rPr>
          <w:sz w:val="22"/>
          <w:szCs w:val="18"/>
        </w:rPr>
        <w:t xml:space="preserve"> its officers, directors, agents and employees, and its and their respective successors, of and from any and all losses, liabilities, damages, claims, demands, causes of action, costs and expenses, whether known or unknown, arising out of or in any way connected with the Property, including, without limitation, the condition of title to the Property (except for the warranties of Seller contained in the Deed delivered by Seller at Closing) </w:t>
      </w:r>
      <w:r w:rsidR="00FB5163" w:rsidRPr="006D3DC0">
        <w:rPr>
          <w:sz w:val="22"/>
          <w:szCs w:val="18"/>
        </w:rPr>
        <w:t xml:space="preserve">and the structural condition of the Property.  Further, by acceptance of the Deed to the Property, </w:t>
      </w:r>
      <w:r w:rsidR="00975BAB">
        <w:rPr>
          <w:sz w:val="22"/>
          <w:szCs w:val="18"/>
        </w:rPr>
        <w:t>Buyer</w:t>
      </w:r>
      <w:r w:rsidR="00FB5163" w:rsidRPr="006D3DC0">
        <w:rPr>
          <w:sz w:val="22"/>
          <w:szCs w:val="18"/>
        </w:rPr>
        <w:t xml:space="preserve"> will thereby forever release Seller of and from any environmental claims and causes of action existing now or hereafter created or enacted, whether at common law or by federal, state, county, or municipal law or ordinance, except for any reimbursement or contribution claims which </w:t>
      </w:r>
      <w:r w:rsidR="00975BAB">
        <w:rPr>
          <w:sz w:val="22"/>
          <w:szCs w:val="18"/>
        </w:rPr>
        <w:t>Buyer</w:t>
      </w:r>
      <w:r w:rsidR="00FB5163" w:rsidRPr="006D3DC0">
        <w:rPr>
          <w:sz w:val="22"/>
          <w:szCs w:val="18"/>
        </w:rPr>
        <w:t xml:space="preserve"> may have against Seller under any state or federal laws regarding the release of any hazardous substances on the Property caused by Seller.  </w:t>
      </w:r>
      <w:r w:rsidR="00975BAB">
        <w:rPr>
          <w:sz w:val="22"/>
          <w:szCs w:val="18"/>
        </w:rPr>
        <w:t>Buyer</w:t>
      </w:r>
      <w:r w:rsidR="00FB5163" w:rsidRPr="006D3DC0">
        <w:rPr>
          <w:sz w:val="22"/>
          <w:szCs w:val="18"/>
        </w:rPr>
        <w:t xml:space="preserve"> agrees never to commence, aid in any way, or prosecute against Seller, its officers, directors, agents and employees and its and their respective successors, any action or other proceeding based upon any losses, liabilities, damages, claims, demands, causes of action, costs and expenses, covered in this paragraph</w:t>
      </w:r>
      <w:r w:rsidRPr="006D3DC0">
        <w:rPr>
          <w:sz w:val="22"/>
          <w:szCs w:val="18"/>
        </w:rPr>
        <w:t>.</w:t>
      </w:r>
    </w:p>
    <w:p w14:paraId="0D0CFFA9" w14:textId="77777777" w:rsidR="0004352D" w:rsidRPr="006D3DC0" w:rsidRDefault="0004352D">
      <w:pPr>
        <w:pStyle w:val="a"/>
        <w:widowControl/>
        <w:numPr>
          <w:ilvl w:val="0"/>
          <w:numId w:val="0"/>
        </w:numPr>
        <w:tabs>
          <w:tab w:val="left" w:pos="-1440"/>
        </w:tabs>
        <w:jc w:val="both"/>
        <w:rPr>
          <w:sz w:val="22"/>
          <w:szCs w:val="18"/>
          <w:u w:val="single"/>
        </w:rPr>
      </w:pPr>
    </w:p>
    <w:p w14:paraId="46B8B183" w14:textId="0C67D2EA" w:rsidR="0004352D" w:rsidRPr="006D3DC0" w:rsidRDefault="0004352D">
      <w:pPr>
        <w:spacing w:after="240"/>
        <w:jc w:val="both"/>
        <w:rPr>
          <w:rFonts w:ascii="Times New Roman" w:hAnsi="Times New Roman" w:cs="Times New Roman"/>
          <w:b/>
          <w:i/>
          <w:color w:val="000000"/>
          <w:sz w:val="22"/>
          <w:szCs w:val="22"/>
        </w:rPr>
      </w:pPr>
      <w:r w:rsidRPr="006D3DC0">
        <w:rPr>
          <w:rFonts w:ascii="Times New Roman" w:hAnsi="Times New Roman" w:cs="Times New Roman"/>
          <w:sz w:val="22"/>
          <w:szCs w:val="22"/>
        </w:rPr>
        <w:tab/>
        <w:t xml:space="preserve">The foregoing release shall not, however, affect Seller’s liability for or under (a) any representations and warranties made specifically by Seller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to the extent same survive Closing as provided therein; or (b) any other obligations of Seller identified herein which are to be performed after Closing</w:t>
      </w:r>
      <w:bookmarkStart w:id="10" w:name="_DV_M168"/>
      <w:bookmarkStart w:id="11" w:name="_DV_M169"/>
      <w:bookmarkEnd w:id="10"/>
      <w:bookmarkEnd w:id="11"/>
      <w:r w:rsidRPr="006D3DC0">
        <w:rPr>
          <w:rFonts w:ascii="Times New Roman" w:hAnsi="Times New Roman" w:cs="Times New Roman"/>
          <w:sz w:val="22"/>
          <w:szCs w:val="22"/>
        </w:rPr>
        <w:t>.</w:t>
      </w:r>
    </w:p>
    <w:p w14:paraId="367ED47E" w14:textId="63E2DE1E" w:rsidR="0004352D" w:rsidRPr="006D3DC0" w:rsidRDefault="0004352D">
      <w:pPr>
        <w:spacing w:after="240"/>
        <w:ind w:firstLine="720"/>
        <w:jc w:val="both"/>
        <w:rPr>
          <w:rFonts w:ascii="Times New Roman" w:hAnsi="Times New Roman" w:cs="Times New Roman"/>
          <w:sz w:val="22"/>
          <w:szCs w:val="22"/>
        </w:rPr>
      </w:pPr>
      <w:bookmarkStart w:id="12" w:name="_DV_M171"/>
      <w:bookmarkEnd w:id="12"/>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w:t>
      </w: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______________________</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AAAC0D0"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w:t>
      </w:r>
      <w:r w:rsidRPr="006D3DC0">
        <w:rPr>
          <w:rFonts w:ascii="Times New Roman" w:hAnsi="Times New Roman" w:cs="Times New Roman"/>
          <w:sz w:val="22"/>
          <w:szCs w:val="22"/>
        </w:rPr>
        <w:t>.</w:t>
      </w:r>
    </w:p>
    <w:p w14:paraId="43B3B9A3" w14:textId="6D1EF321" w:rsidR="0004352D" w:rsidRPr="006D3DC0" w:rsidRDefault="00EA3197">
      <w:pPr>
        <w:numPr>
          <w:ilvl w:val="1"/>
          <w:numId w:val="12"/>
        </w:numPr>
        <w:spacing w:after="240"/>
        <w:jc w:val="both"/>
        <w:rPr>
          <w:rFonts w:ascii="Times New Roman" w:hAnsi="Times New Roman" w:cs="Times New Roman"/>
          <w:sz w:val="22"/>
          <w:szCs w:val="22"/>
        </w:rPr>
      </w:pPr>
      <w:r>
        <w:rPr>
          <w:rFonts w:ascii="Times New Roman" w:hAnsi="Times New Roman" w:cs="Times New Roman"/>
          <w:sz w:val="22"/>
          <w:szCs w:val="22"/>
          <w:u w:val="single"/>
        </w:rPr>
        <w:t>Closing</w:t>
      </w:r>
      <w:r w:rsidR="0004352D" w:rsidRPr="006D3DC0">
        <w:rPr>
          <w:rFonts w:ascii="Times New Roman" w:hAnsi="Times New Roman" w:cs="Times New Roman"/>
          <w:sz w:val="22"/>
          <w:szCs w:val="22"/>
        </w:rPr>
        <w:t xml:space="preserve">.  The closing of the purchase and sale of the Property pursuant to this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 xml:space="preserve">) shall take place through Escrow (as defined below) at the office of the </w:t>
      </w:r>
      <w:r w:rsidR="0004352D" w:rsidRPr="006D3DC0">
        <w:rPr>
          <w:rFonts w:ascii="Times New Roman" w:hAnsi="Times New Roman" w:cs="Times New Roman"/>
          <w:sz w:val="22"/>
          <w:szCs w:val="22"/>
        </w:rPr>
        <w:lastRenderedPageBreak/>
        <w:t xml:space="preserve">Escrow Holder on or before ______________________, or such earlier date as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and Seller may mutually agree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Date</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 provided that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may extend the Closing Date for one or both of two _____________ day extension periods, by giving written notice to Seller of its intention to extend the Closing Date, which notice shall be given at least __________ business days prior to the then-current closing date (as it may have been previously extended), in which notice shall be accompanied by payment to Seller in the amount of $_______________ (each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Extension Fee</w:t>
      </w:r>
      <w:r w:rsidR="003764E3"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The Extension Fee shall not be considered part of the Deposit, and shall be paid in consideration of an extension of the Closing Date.  The Extension Fee shall be nonrefundable, except in case of Seller's default.  The Extension Fee, if any,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with respect to the first ________ day extension shall be applicable to the Purchase Price; one-half (1/2) of the Extension Fee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if any, for the second extension shall be applicable to the Purchase Price.]</w:t>
      </w:r>
    </w:p>
    <w:p w14:paraId="60E58664" w14:textId="146557CB"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the Purchase Price</w:t>
      </w:r>
      <w:r w:rsidRPr="006D3DC0">
        <w:rPr>
          <w:rFonts w:ascii="Times New Roman" w:hAnsi="Times New Roman" w:cs="Times New Roman"/>
          <w:sz w:val="22"/>
          <w:szCs w:val="22"/>
        </w:rPr>
        <w:t xml:space="preserve">.  The Purchase Price shall be paid, and all documents necessary for the consummation of the purchase and sale transaction contemplated hereby shall be executed and delivered on or before the Closing Date, and Seller shall deliver possession of the Property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on the Closing Date, subject to the rights of tenants in possession under Leases.</w:t>
      </w:r>
    </w:p>
    <w:p w14:paraId="6061A4E9" w14:textId="77777777" w:rsidR="0004352D" w:rsidRPr="006D3DC0" w:rsidRDefault="0004352D">
      <w:pPr>
        <w:numPr>
          <w:ilvl w:val="1"/>
          <w:numId w:val="12"/>
        </w:numPr>
        <w:spacing w:after="240"/>
        <w:jc w:val="both"/>
        <w:rPr>
          <w:rFonts w:ascii="Times New Roman" w:hAnsi="Times New Roman" w:cs="Times New Roman"/>
          <w:sz w:val="22"/>
          <w:szCs w:val="22"/>
        </w:rPr>
      </w:pPr>
      <w:bookmarkStart w:id="13" w:name="_Ref73352987"/>
      <w:r w:rsidRPr="006D3DC0">
        <w:rPr>
          <w:rFonts w:ascii="Times New Roman" w:hAnsi="Times New Roman" w:cs="Times New Roman"/>
          <w:sz w:val="22"/>
          <w:szCs w:val="22"/>
          <w:u w:val="single"/>
        </w:rPr>
        <w:t>Seller's Deliveries</w:t>
      </w:r>
      <w:r w:rsidRPr="006D3DC0">
        <w:rPr>
          <w:rFonts w:ascii="Times New Roman" w:hAnsi="Times New Roman" w:cs="Times New Roman"/>
          <w:sz w:val="22"/>
          <w:szCs w:val="22"/>
        </w:rPr>
        <w:t>.  On or before the Closing Date (or within such timeframe as may be more specifically provided below), Seller shall cause to be delivered into Escrow (except as specifically noted) the following documents:</w:t>
      </w:r>
      <w:bookmarkEnd w:id="13"/>
    </w:p>
    <w:p w14:paraId="1D005EC8" w14:textId="2225405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Deed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Real Property, Appurtenances and Improvements</w:t>
      </w:r>
      <w:r w:rsidR="00C8696A" w:rsidRPr="006D3DC0">
        <w:rPr>
          <w:rFonts w:ascii="Times New Roman" w:hAnsi="Times New Roman" w:cs="Times New Roman"/>
          <w:sz w:val="22"/>
          <w:szCs w:val="22"/>
        </w:rPr>
        <w:t>, together with a Real Estate Excise Tax Affidavit</w:t>
      </w:r>
      <w:r w:rsidRPr="006D3DC0">
        <w:rPr>
          <w:rFonts w:ascii="Times New Roman" w:hAnsi="Times New Roman" w:cs="Times New Roman"/>
          <w:sz w:val="22"/>
          <w:szCs w:val="22"/>
        </w:rPr>
        <w:t>;</w:t>
      </w:r>
    </w:p>
    <w:p w14:paraId="3240D3DB"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Bill of Sale duly executed by Seller, in the form of </w:t>
      </w:r>
      <w:r w:rsidRPr="006D3DC0">
        <w:rPr>
          <w:rFonts w:ascii="Times New Roman" w:hAnsi="Times New Roman" w:cs="Times New Roman"/>
          <w:sz w:val="22"/>
          <w:szCs w:val="22"/>
          <w:u w:val="single"/>
        </w:rPr>
        <w:t>Exhibit C</w:t>
      </w:r>
      <w:r w:rsidRPr="006D3DC0">
        <w:rPr>
          <w:rFonts w:ascii="Times New Roman" w:hAnsi="Times New Roman" w:cs="Times New Roman"/>
          <w:sz w:val="22"/>
          <w:szCs w:val="22"/>
        </w:rPr>
        <w:t xml:space="preserve"> attached hereto;</w:t>
      </w:r>
    </w:p>
    <w:p w14:paraId="7C0C510C" w14:textId="5940EEE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Seller's interest in, to and under the Leases, in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7F8E270D"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of all Leases (and all amendments thereto, if any) and Lease Documents in Seller's possession or control covering the Property or any portion thereof (to be delivered outside of Escrow), together with a Certificate of Rent Roll, in the form of </w:t>
      </w:r>
      <w:r w:rsidRPr="006D3DC0">
        <w:rPr>
          <w:rFonts w:ascii="Times New Roman" w:hAnsi="Times New Roman" w:cs="Times New Roman"/>
          <w:sz w:val="22"/>
          <w:szCs w:val="22"/>
          <w:u w:val="single"/>
        </w:rPr>
        <w:t>Exhibit F</w:t>
      </w:r>
      <w:r w:rsidRPr="006D3DC0">
        <w:rPr>
          <w:rFonts w:ascii="Times New Roman" w:hAnsi="Times New Roman" w:cs="Times New Roman"/>
          <w:sz w:val="22"/>
          <w:szCs w:val="22"/>
        </w:rPr>
        <w:t xml:space="preserve"> attached hereto; </w:t>
      </w:r>
    </w:p>
    <w:p w14:paraId="0B7D1AEE" w14:textId="168C83B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Contracts and Intangibles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Seller's interest in, to and under the Service Contracts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 and the Intangible Property,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597EE404" w14:textId="14B773C2"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or copies of all Service Contracts in the possession or control of Seller (to be delivered outside of Escrow)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w:t>
      </w:r>
    </w:p>
    <w:p w14:paraId="73FE5932" w14:textId="565E83EA"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An affidavit sworn by an officer of Seller to the effect that Seller is not a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foreign person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that term is defined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1445(f)(3) which affidavit shall be in the form reasonably required by the Escrow Holder;</w:t>
      </w:r>
    </w:p>
    <w:p w14:paraId="7FB0DB0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Such entity formation documents, authorizations, certificates of trust, and other documentation with respect to Seller as Escrow Holder may require in order to </w:t>
      </w:r>
      <w:r w:rsidRPr="006D3DC0">
        <w:rPr>
          <w:rFonts w:ascii="Times New Roman" w:hAnsi="Times New Roman" w:cs="Times New Roman"/>
          <w:sz w:val="22"/>
          <w:szCs w:val="22"/>
        </w:rPr>
        <w:lastRenderedPageBreak/>
        <w:t xml:space="preserve">cause the Closing to occur or as the Title Company may require in order issue the Title Policy; </w:t>
      </w:r>
    </w:p>
    <w:p w14:paraId="3ECEC1B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in writing by Escrow Holder and approved in writing by Seller; </w:t>
      </w:r>
    </w:p>
    <w:p w14:paraId="1CE9F879" w14:textId="77777777" w:rsidR="0004352D" w:rsidRPr="006D3DC0" w:rsidRDefault="00C8696A">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sz w:val="22"/>
          <w:szCs w:val="22"/>
        </w:rPr>
        <w:t xml:space="preserve">A notice signed by Seller notifying </w:t>
      </w:r>
      <w:proofErr w:type="gramStart"/>
      <w:r w:rsidRPr="006D3DC0">
        <w:rPr>
          <w:rFonts w:ascii="Times New Roman" w:hAnsi="Times New Roman" w:cs="Times New Roman"/>
          <w:sz w:val="22"/>
          <w:szCs w:val="22"/>
        </w:rPr>
        <w:t>the  tenants</w:t>
      </w:r>
      <w:proofErr w:type="gramEnd"/>
      <w:r w:rsidRPr="006D3DC0">
        <w:rPr>
          <w:rFonts w:ascii="Times New Roman" w:hAnsi="Times New Roman" w:cs="Times New Roman"/>
          <w:sz w:val="22"/>
          <w:szCs w:val="22"/>
        </w:rPr>
        <w:t xml:space="preserve"> under the Leases of the sale of the property;</w:t>
      </w:r>
      <w:r w:rsidR="00D04DD4" w:rsidRPr="006D3DC0">
        <w:rPr>
          <w:rFonts w:ascii="Times New Roman" w:hAnsi="Times New Roman" w:cs="Times New Roman"/>
          <w:sz w:val="22"/>
          <w:szCs w:val="22"/>
        </w:rPr>
        <w:t xml:space="preserve"> and</w:t>
      </w:r>
    </w:p>
    <w:p w14:paraId="56EE0AE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05243A2D" w14:textId="45947D95" w:rsidR="0004352D" w:rsidRPr="006D3DC0" w:rsidRDefault="00975BAB">
      <w:pPr>
        <w:numPr>
          <w:ilvl w:val="1"/>
          <w:numId w:val="12"/>
        </w:numPr>
        <w:spacing w:after="240"/>
        <w:jc w:val="both"/>
        <w:rPr>
          <w:rFonts w:ascii="Times New Roman" w:hAnsi="Times New Roman" w:cs="Times New Roman"/>
          <w:sz w:val="22"/>
          <w:szCs w:val="22"/>
        </w:rPr>
      </w:pPr>
      <w:bookmarkStart w:id="14" w:name="_Ref73352999"/>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 xml:space="preserve"> Deliveries</w:t>
      </w:r>
      <w:r w:rsidR="0004352D" w:rsidRPr="006D3DC0">
        <w:rPr>
          <w:rFonts w:ascii="Times New Roman" w:hAnsi="Times New Roman" w:cs="Times New Roman"/>
          <w:sz w:val="22"/>
          <w:szCs w:val="22"/>
        </w:rPr>
        <w:t xml:space="preserve">. On or before the Closing Date (or within such timeframe as may be more specifically provided below),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cause to be delivered into Escrow (except as specifically noted) the following documents:</w:t>
      </w:r>
      <w:bookmarkEnd w:id="14"/>
    </w:p>
    <w:p w14:paraId="59D87B0E"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The Closing Payment;</w:t>
      </w:r>
    </w:p>
    <w:p w14:paraId="60F5B674" w14:textId="77777777" w:rsidR="00C8696A" w:rsidRPr="006D3DC0" w:rsidRDefault="00C8696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Real Estate Excise Tax Affidavit;</w:t>
      </w:r>
    </w:p>
    <w:p w14:paraId="4D656F55" w14:textId="4C16D2A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w:t>
      </w:r>
      <w:proofErr w:type="gramStart"/>
      <w:r w:rsidR="00975BAB">
        <w:rPr>
          <w:rFonts w:ascii="Times New Roman" w:hAnsi="Times New Roman" w:cs="Times New Roman"/>
          <w:sz w:val="22"/>
          <w:szCs w:val="22"/>
        </w:rPr>
        <w:t>Buyer</w:t>
      </w:r>
      <w:r w:rsidRPr="006D3DC0">
        <w:rPr>
          <w:rFonts w:ascii="Times New Roman" w:hAnsi="Times New Roman" w:cs="Times New Roman"/>
          <w:sz w:val="22"/>
          <w:szCs w:val="22"/>
        </w:rPr>
        <w:t>,  in</w:t>
      </w:r>
      <w:proofErr w:type="gramEnd"/>
      <w:r w:rsidRPr="006D3DC0">
        <w:rPr>
          <w:rFonts w:ascii="Times New Roman" w:hAnsi="Times New Roman" w:cs="Times New Roman"/>
          <w:sz w:val="22"/>
          <w:szCs w:val="22"/>
        </w:rPr>
        <w:t xml:space="preserve">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476CFEFF" w14:textId="746F768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of Contracts and Intangibles duly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3B7F64CA" w14:textId="77777777" w:rsidR="0004352D" w:rsidRPr="006D3DC0" w:rsidRDefault="00C701D1">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consumer use tax return</w:t>
      </w:r>
      <w:r w:rsidR="0004352D" w:rsidRPr="006D3DC0">
        <w:rPr>
          <w:rFonts w:ascii="Times New Roman" w:hAnsi="Times New Roman" w:cs="Times New Roman"/>
          <w:sz w:val="22"/>
          <w:szCs w:val="22"/>
        </w:rPr>
        <w:t>;</w:t>
      </w:r>
    </w:p>
    <w:p w14:paraId="214A5F4B" w14:textId="13DCD7D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by Escrow Holder and approved in writing by </w:t>
      </w:r>
      <w:r w:rsidR="00975BAB">
        <w:rPr>
          <w:rFonts w:ascii="Times New Roman" w:hAnsi="Times New Roman" w:cs="Times New Roman"/>
          <w:sz w:val="22"/>
          <w:szCs w:val="22"/>
        </w:rPr>
        <w:t>Buyer</w:t>
      </w:r>
      <w:r w:rsidRPr="006D3DC0">
        <w:rPr>
          <w:rFonts w:ascii="Times New Roman" w:hAnsi="Times New Roman" w:cs="Times New Roman"/>
          <w:sz w:val="22"/>
          <w:szCs w:val="22"/>
        </w:rPr>
        <w:t>; and</w:t>
      </w:r>
    </w:p>
    <w:p w14:paraId="3D3685C8"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6FB712B5" w14:textId="06C3B8B4"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Charges; Closing Fees and Costs</w:t>
      </w:r>
      <w:r w:rsidRPr="006D3DC0">
        <w:rPr>
          <w:rFonts w:ascii="Times New Roman" w:hAnsi="Times New Roman" w:cs="Times New Roman"/>
          <w:sz w:val="22"/>
          <w:szCs w:val="22"/>
        </w:rPr>
        <w:t xml:space="preserve">. Seller shall pay the premium for the portion of the Title Policy attributable to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standard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pay the incremental premium to obtain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extended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and the cost of any endorsements to the Title Policy requested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lender, and the sales or use tax due on the sale of the Personal Property.  Seller shall pay the real estate excise tax applicable to the sale.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each pay one-half (1/2) of the escrow fee charged by Escrow Holder.  Recording fees and all other costs and charges of the escrow for the sale shall be paid in the manner customary for the county in which the Property is located or, if there is no custom, shall be split equally between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p>
    <w:p w14:paraId="5D55ADC7" w14:textId="47A732B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Prorations</w:t>
      </w:r>
      <w:r w:rsidRPr="006D3DC0">
        <w:rPr>
          <w:rFonts w:ascii="Times New Roman" w:hAnsi="Times New Roman" w:cs="Times New Roman"/>
          <w:sz w:val="22"/>
          <w:szCs w:val="22"/>
        </w:rPr>
        <w:t xml:space="preserve">.  Rents actually collected, property taxes and assessments for the then current year shall be prorated at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effective as of the Closing Date.  If Seller elects not to deliver security deposits directly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entitled to a credit against the Purchase Price for the total sum of all refundable security deposits paid to Seller by tenants under any Leases affecting the Property, except for deposits which have been credited or </w:t>
      </w:r>
      <w:r w:rsidRPr="006D3DC0">
        <w:rPr>
          <w:rFonts w:ascii="Times New Roman" w:hAnsi="Times New Roman" w:cs="Times New Roman"/>
          <w:sz w:val="22"/>
          <w:szCs w:val="22"/>
        </w:rPr>
        <w:lastRenderedPageBreak/>
        <w:t xml:space="preserve">refunded to tenants as disclosed on the Rent Roll, or are expressly nonrefundable to tenants pursuant to their Leases.  If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occurs before the tax rate is fixed for the then current year, the apportionment of the taxes shall be upon the basis of the tax rate for the preceding year applied to the latest assessed valuation but any difference in ad valorem taxes for the year of sale actually paid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adjusted between the parties upon receipt of written evidence of the payment thereof.</w:t>
      </w:r>
    </w:p>
    <w:p w14:paraId="3AF8873B" w14:textId="67DFF3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Delinquent Rents</w:t>
      </w:r>
      <w:r w:rsidRPr="006D3DC0">
        <w:rPr>
          <w:rFonts w:ascii="Times New Roman" w:hAnsi="Times New Roman" w:cs="Times New Roman"/>
          <w:sz w:val="22"/>
          <w:szCs w:val="22"/>
        </w:rPr>
        <w:t xml:space="preserve">.  Any monies collected from tenants in possession as of the Closing Date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from a tenant who is delinquent in payment of rent as of the Closing Date shall be applied in the following order of priority, with respect to the applicable lease: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first, to any rent then due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for the month in which the Closing occurs or any subsequent month(s) for which rent is then delinquent; (ii) second, to pay reasonable outside collection costs incurred by the party collecting such rent; and (iii) third, to Seller to the extent of any rents delinquent as of the Closing Date.  Seller reserves the right after Closing to collect delinquent rents from tenants for periods prior to the Closing Date, provided that Seller shall have no right to terminate the lease of any such tenant or to evict any such tenant from the Property after the Closing Date.</w:t>
      </w:r>
    </w:p>
    <w:p w14:paraId="6B68B766" w14:textId="1D851D48"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Operating Expense Pass-Throughs</w:t>
      </w:r>
      <w:r w:rsidRPr="006D3DC0">
        <w:rPr>
          <w:rFonts w:ascii="Times New Roman" w:hAnsi="Times New Roman" w:cs="Times New Roman"/>
          <w:sz w:val="22"/>
          <w:szCs w:val="22"/>
        </w:rPr>
        <w:t xml:space="preserve">.  Seller, as landlord under the Leases, is currently collecting from tenants under the Leases additional rent to cover taxes, insurance, utilities, maintenance and other operating costs and expenses (collectively, </w:t>
      </w:r>
      <w:r w:rsidR="003764E3" w:rsidRPr="006D3DC0">
        <w:rPr>
          <w:rFonts w:ascii="Times New Roman" w:hAnsi="Times New Roman" w:cs="Times New Roman"/>
          <w:sz w:val="22"/>
          <w:szCs w:val="22"/>
        </w:rPr>
        <w:t>“</w:t>
      </w:r>
      <w:r w:rsidR="003764E3" w:rsidRPr="006D3DC0">
        <w:rPr>
          <w:rStyle w:val="MBPCUnderline"/>
          <w:rFonts w:ascii="Times New Roman" w:hAnsi="Times New Roman" w:cs="Times New Roman"/>
          <w:b/>
          <w:sz w:val="22"/>
          <w:szCs w:val="22"/>
          <w:u w:val="none"/>
        </w:rPr>
        <w:t>Operating Expense Pass-throughs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incurred by Seller in connection with the ownership, operation, maintenance and management of the Property.  If Seller collected estimated prepayments of Operating Expense Pass-throughs in excess of any tenant’s share of such expenses, then if the excess can be determined by the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or, if the excess cannot be determined at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based upon an estimate, and the parties shall make an adjusting payment between them when the correct amount can be determined.  In either event,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crediting or repaying those amounts to the appropriate tenants.  If Seller collected estimated prepayments of Operating Expense Pass-throughs attributable to any period after Closing, Seller shall pay or credit any such amounts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at Closing.</w:t>
      </w:r>
    </w:p>
    <w:p w14:paraId="2B50C382" w14:textId="6687046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Tenant Reconciliations and Post-Closing Adjustments</w:t>
      </w:r>
      <w:r w:rsidRPr="006D3DC0">
        <w:rPr>
          <w:rFonts w:ascii="Times New Roman" w:hAnsi="Times New Roman" w:cs="Times New Roman"/>
          <w:sz w:val="22"/>
          <w:szCs w:val="22"/>
          <w:u w:val="single"/>
        </w:rPr>
        <w:fldChar w:fldCharType="begin"/>
      </w:r>
      <w:r w:rsidRPr="006D3DC0">
        <w:rPr>
          <w:rFonts w:ascii="Times New Roman" w:hAnsi="Times New Roman" w:cs="Times New Roman"/>
          <w:sz w:val="22"/>
          <w:szCs w:val="22"/>
        </w:rPr>
        <w:instrText xml:space="preserve"> TC </w:instrText>
      </w:r>
      <w:r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Within 60 days after closing, Seller shall prepare and present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 final calculation of Operating Expense Pass-throughs for Seller’s period of ownership.  Such final calculation shall include a general ledger pertaining to the portion of the year under Seller’s ownership along with supporting documentation of tenant’s calculations and base year determinations (if applicable).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60 days </w:t>
      </w:r>
      <w:proofErr w:type="gramStart"/>
      <w:r w:rsidRPr="006D3DC0">
        <w:rPr>
          <w:rFonts w:ascii="Times New Roman" w:hAnsi="Times New Roman" w:cs="Times New Roman"/>
          <w:sz w:val="22"/>
          <w:szCs w:val="22"/>
        </w:rPr>
        <w:t>from receipt,</w:t>
      </w:r>
      <w:proofErr w:type="gramEnd"/>
      <w:r w:rsidRPr="006D3DC0">
        <w:rPr>
          <w:rFonts w:ascii="Times New Roman" w:hAnsi="Times New Roman" w:cs="Times New Roman"/>
          <w:sz w:val="22"/>
          <w:szCs w:val="22"/>
        </w:rPr>
        <w:t xml:space="preserve"> to review said calculations of Operating Expense Pass-throughs.  If Seller collected payments of Operating Expense Pass-throughs in excess of any tenant’s share of such expenses,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If Seller under-collected payments of Operating Expense Pass-throughs for any tenant’s share of such expenses, an adjustment will be made between the parties after year-end billing to and receipt from said tenants.  No other expense related to the ownership or operation of the Property shall be charged to or paid or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whether allocable to any period before or after the Closing, other than those obligations expressly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4692B04" w14:textId="5BB0D972"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w:t>
      </w:r>
      <w:r w:rsidRPr="006D3DC0">
        <w:rPr>
          <w:rFonts w:ascii="Times New Roman" w:hAnsi="Times New Roman" w:cs="Times New Roman"/>
          <w:i/>
          <w:sz w:val="22"/>
          <w:szCs w:val="22"/>
          <w:u w:val="single"/>
        </w:rPr>
        <w:t>In Process TI Work</w:t>
      </w:r>
      <w:r w:rsidRPr="006D3DC0">
        <w:rPr>
          <w:rFonts w:ascii="Times New Roman" w:hAnsi="Times New Roman" w:cs="Times New Roman"/>
          <w:i/>
          <w:sz w:val="22"/>
          <w:szCs w:val="22"/>
        </w:rPr>
        <w:t xml:space="preserve">.  If, by Closing, Seller has begun but not yet completed and paid in full the performance of any tenant improvement obligations under the leases (collectively,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 Process TI Work</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such costs as reasonably agreed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and Seller during the Due Diligence Period shall be withheld from the Purchase Price at Closing, placed in an escrow with the Escrow Holder, and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consult with Seller’s contractors and project managers regarding the completion of such work.  To the extent of the funds </w:t>
      </w:r>
      <w:r w:rsidRPr="006D3DC0">
        <w:rPr>
          <w:rFonts w:ascii="Times New Roman" w:hAnsi="Times New Roman" w:cs="Times New Roman"/>
          <w:i/>
          <w:sz w:val="22"/>
          <w:szCs w:val="22"/>
        </w:rPr>
        <w:lastRenderedPageBreak/>
        <w:t xml:space="preserve">escrowed for such purpose,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defend, indemnify and hold Seller harmless from all claims, losses, liabilities and expenses (including attorneys' fees and costs) incurred by or asserted against Seller and related to the In Process TI Work.  Any funds held in the escrow shall be released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without any requirement for the consent of Seller and shall be used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pay the landlord’s share of such tenant improvements and allowances.  If there are any funds remaining in the escrow after payment of such In Process TI Work, such excess shall be paid to Seller; but if the amount in escrow is insufficient for such purpose, Seller shall reimburse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for such deficiency upon demand.]</w:t>
      </w:r>
    </w:p>
    <w:p w14:paraId="61A41BA8"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Escrow</w:t>
      </w:r>
      <w:r w:rsidRPr="006D3DC0">
        <w:rPr>
          <w:rFonts w:ascii="Times New Roman" w:hAnsi="Times New Roman" w:cs="Times New Roman"/>
          <w:sz w:val="22"/>
          <w:szCs w:val="22"/>
        </w:rPr>
        <w:t>.</w:t>
      </w:r>
    </w:p>
    <w:p w14:paraId="6FC5E8C0"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to Close</w:t>
      </w:r>
      <w:r w:rsidRPr="006D3DC0">
        <w:rPr>
          <w:rFonts w:ascii="Times New Roman" w:hAnsi="Times New Roman" w:cs="Times New Roman"/>
          <w:sz w:val="22"/>
          <w:szCs w:val="22"/>
        </w:rPr>
        <w:t>.  Escrow Holder shall close the Escrow on the Closing Date by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causing the Deed to be recorded in the Recorder's Office of the county in which the Property is located, and (ii) delivering the Closing Payment and the Deposit to Seller and the other funds and documents as provided in this Agreement, when and only when each of the following conditions have been satisfied:</w:t>
      </w:r>
    </w:p>
    <w:p w14:paraId="167EFD19"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All funds and documents have been delivered to Escrow Holder; and</w:t>
      </w:r>
    </w:p>
    <w:p w14:paraId="20C05890"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Title Company is prepared to deliver the Title Policy.</w:t>
      </w:r>
    </w:p>
    <w:p w14:paraId="0E1253CC" w14:textId="617F66E3"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Distribution of Funds and Documents</w:t>
      </w:r>
      <w:r w:rsidRPr="006D3DC0">
        <w:rPr>
          <w:rFonts w:ascii="Times New Roman" w:hAnsi="Times New Roman" w:cs="Times New Roman"/>
          <w:sz w:val="22"/>
          <w:szCs w:val="22"/>
        </w:rPr>
        <w:t>.</w:t>
      </w:r>
      <w:r w:rsidRPr="006D3DC0">
        <w:rPr>
          <w:rFonts w:ascii="Times New Roman" w:hAnsi="Times New Roman" w:cs="Times New Roman"/>
          <w:b/>
          <w:sz w:val="22"/>
          <w:szCs w:val="22"/>
        </w:rPr>
        <w:t xml:space="preserve">  </w:t>
      </w:r>
      <w:r w:rsidRPr="006D3DC0">
        <w:rPr>
          <w:rFonts w:ascii="Times New Roman" w:hAnsi="Times New Roman" w:cs="Times New Roman"/>
          <w:sz w:val="22"/>
          <w:szCs w:val="22"/>
        </w:rPr>
        <w:t xml:space="preserve">Unless this Agreement terminates as provided herein, all funds received by Escrow Holder shall be, until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kept on deposit and invested in one or more interest bearing accounts.  Interest accruing to such account prior to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Interest accruing on all sums due Seller after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Seller.  All disbursements by Escrow Holder to Seller shall be made by federal wire transfer in accordance with wiring instructions to be given by Seller prior to the Closing Date.  Upon </w:t>
      </w:r>
      <w:r w:rsidR="00EA3197">
        <w:rPr>
          <w:rFonts w:ascii="Times New Roman" w:hAnsi="Times New Roman" w:cs="Times New Roman"/>
          <w:sz w:val="22"/>
          <w:szCs w:val="22"/>
        </w:rPr>
        <w:t>Closing</w:t>
      </w:r>
      <w:r w:rsidRPr="006D3DC0">
        <w:rPr>
          <w:rFonts w:ascii="Times New Roman" w:hAnsi="Times New Roman" w:cs="Times New Roman"/>
          <w:sz w:val="22"/>
          <w:szCs w:val="22"/>
        </w:rPr>
        <w:t>:</w:t>
      </w:r>
    </w:p>
    <w:p w14:paraId="70257786"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disburse the Closing Payment and the Deposit to Seller, or as Seller may otherwise direct.</w:t>
      </w:r>
    </w:p>
    <w:p w14:paraId="68673548" w14:textId="46AD4A58"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Escrow Holder shall cause the recorded Deed to be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A73F0AF"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deliver all other items deposited into Escrow to the party entitled thereto or benefited thereby.</w:t>
      </w:r>
    </w:p>
    <w:p w14:paraId="2CE54823" w14:textId="77777777" w:rsidR="0004352D" w:rsidRPr="006D3DC0" w:rsidRDefault="0004352D">
      <w:pPr>
        <w:numPr>
          <w:ilvl w:val="0"/>
          <w:numId w:val="12"/>
        </w:numPr>
        <w:spacing w:after="240"/>
        <w:jc w:val="both"/>
        <w:rPr>
          <w:rFonts w:ascii="Times New Roman" w:hAnsi="Times New Roman" w:cs="Times New Roman"/>
          <w:sz w:val="22"/>
          <w:szCs w:val="22"/>
        </w:rPr>
      </w:pPr>
      <w:bookmarkStart w:id="15" w:name="_Ref73353004"/>
      <w:r w:rsidRPr="006D3DC0">
        <w:rPr>
          <w:rFonts w:ascii="Times New Roman" w:hAnsi="Times New Roman" w:cs="Times New Roman"/>
          <w:sz w:val="22"/>
          <w:szCs w:val="22"/>
          <w:u w:val="single"/>
        </w:rPr>
        <w:t>Default</w:t>
      </w:r>
      <w:r w:rsidRPr="006D3DC0">
        <w:rPr>
          <w:rFonts w:ascii="Times New Roman" w:hAnsi="Times New Roman" w:cs="Times New Roman"/>
          <w:sz w:val="22"/>
          <w:szCs w:val="22"/>
        </w:rPr>
        <w:t>.</w:t>
      </w:r>
      <w:bookmarkEnd w:id="15"/>
      <w:r w:rsidRPr="006D3DC0">
        <w:rPr>
          <w:rFonts w:ascii="Times New Roman" w:hAnsi="Times New Roman" w:cs="Times New Roman"/>
          <w:sz w:val="22"/>
          <w:szCs w:val="22"/>
        </w:rPr>
        <w:t xml:space="preserve">  </w:t>
      </w:r>
    </w:p>
    <w:p w14:paraId="730D2308" w14:textId="2FC7D19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 xml:space="preserve">Default by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Limitation on Liability; Liquidated Damages</w:t>
      </w:r>
      <w:r w:rsidRPr="006D3DC0">
        <w:rPr>
          <w:rFonts w:ascii="Times New Roman" w:hAnsi="Times New Roman" w:cs="Times New Roman"/>
          <w:sz w:val="22"/>
          <w:szCs w:val="22"/>
        </w:rPr>
        <w:t xml:space="preserve">.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EXPRESSLY ACKNOWLEDGE AND AGREE THAT IF CLOSING FAILS TO OCCUR AS THE RESULT OF A DEFAULT UNDER THIS AGREEMENT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 SELLER WILL BE MATERIALLY DAMAGED, (II) IT WOULD BE EXTREMELY DIFFICULT AND IMPRACTICABLE AT THIS TIME TO ESTIMATE THE AMOUNT OF SUCH DAMAGE, AND (III) AFTER NEGOTIATION, THE PARTIES HAVE AGREED THAT, CONSIDERING ALL OF THE CIRCUMSTANCES EXISTING ON THE DATE OF THIS AGREEMENT, THE AMOUNT OF THE DEPOSIT IS A REASONABLE ESTIMATE OF THE DAMAGES THAT SELLER WOULD INCUR IN SUCH EVENT.  ACCORDINGLY,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 THAT IN THE EVENT OF SUCH A DEFAULT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THE DEPOSIT SHALL CONSTITUTE LIQUIDATED DAMAGES FOR SUCH DEFAULT.  THE ESCROW HOLDER IS HEREBY INSTRUCTED BY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TO DELIVER THE DEPOSIT TO </w:t>
      </w:r>
      <w:r w:rsidRPr="006D3DC0">
        <w:rPr>
          <w:rFonts w:ascii="Times New Roman" w:hAnsi="Times New Roman" w:cs="Times New Roman"/>
          <w:sz w:val="22"/>
          <w:szCs w:val="22"/>
        </w:rPr>
        <w:lastRenderedPageBreak/>
        <w:t xml:space="preserve">SELLER IN SUCH EVENT, AND SELLER SHALL RETAIN THE DEPOSIT AS LIQUIDATED DAMAGES.  SUCH LIQUIDATED DAMAGES SHALL CONSTITUTE SELLER'S SOLE AND EXCLUSIVE REMEDY FOR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DEFAULT, AND SHALL BE IN LIEU OF ANY OTHER MONETARY RELIEF OR ANY OTHER RELIEF TO WHICH SELLER MAY OTHERWISE BE ENTITLED UNDER THIS AGREEMENT OR UNDER THE LAW FOR </w:t>
      </w:r>
      <w:r w:rsidR="00811AD7">
        <w:rPr>
          <w:rFonts w:ascii="Times New Roman" w:hAnsi="Times New Roman" w:cs="Times New Roman"/>
          <w:sz w:val="22"/>
          <w:szCs w:val="22"/>
        </w:rPr>
        <w:t>BUYER</w:t>
      </w:r>
      <w:r w:rsidRPr="006D3DC0">
        <w:rPr>
          <w:rFonts w:ascii="Times New Roman" w:hAnsi="Times New Roman" w:cs="Times New Roman"/>
          <w:sz w:val="22"/>
          <w:szCs w:val="22"/>
        </w:rPr>
        <w:t>'S FAILURE TO CLOSE, AND SELLER HEREBY WAIVES ANY RIGHT TO SPECIFIC PERFORMANCE OR DAMAGES HEREUNDER FOR</w:t>
      </w:r>
      <w:r w:rsidR="0090066D"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0090066D" w:rsidRPr="006D3DC0">
        <w:rPr>
          <w:rFonts w:ascii="Times New Roman" w:hAnsi="Times New Roman" w:cs="Times New Roman"/>
          <w:sz w:val="22"/>
          <w:szCs w:val="22"/>
        </w:rPr>
        <w:t xml:space="preserve">'S FAILURE TO CLOSE.  </w:t>
      </w:r>
      <w:r w:rsidR="00894E49" w:rsidRPr="006D3DC0">
        <w:rPr>
          <w:rFonts w:ascii="Times New Roman" w:hAnsi="Times New Roman" w:cs="Times New Roman"/>
          <w:sz w:val="22"/>
          <w:szCs w:val="22"/>
        </w:rPr>
        <w:t xml:space="preserve">THE FOREGOING LIMITATION OF REMEDY SHALL NOT APPLY TO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 xml:space="preserve">'S INDEMNIFICATION </w:t>
      </w:r>
      <w:r w:rsidR="00EC6C11" w:rsidRPr="006D3DC0">
        <w:rPr>
          <w:rFonts w:ascii="Times New Roman" w:hAnsi="Times New Roman" w:cs="Times New Roman"/>
          <w:sz w:val="22"/>
          <w:szCs w:val="22"/>
        </w:rPr>
        <w:t xml:space="preserve">OR REPAIR AND RESTORATION </w:t>
      </w:r>
      <w:r w:rsidR="00894E49" w:rsidRPr="006D3DC0">
        <w:rPr>
          <w:rFonts w:ascii="Times New Roman" w:hAnsi="Times New Roman" w:cs="Times New Roman"/>
          <w:sz w:val="22"/>
          <w:szCs w:val="22"/>
        </w:rPr>
        <w:t xml:space="preserve">OBLIGATIONS UNDER THIS AGREEMENT, OR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'S COVENANT</w:t>
      </w:r>
      <w:r w:rsidR="00560C30"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 xml:space="preserve">UNDER </w:t>
      </w:r>
      <w:r w:rsidR="00B85A4C" w:rsidRPr="006D3DC0">
        <w:rPr>
          <w:rFonts w:ascii="Times New Roman" w:hAnsi="Times New Roman" w:cs="Times New Roman"/>
          <w:sz w:val="22"/>
          <w:szCs w:val="22"/>
        </w:rPr>
        <w:t>SECTION</w:t>
      </w:r>
      <w:r w:rsidR="00894E49"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_Ref73353130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15</w:t>
      </w:r>
      <w:r w:rsidR="00066BFA" w:rsidRPr="006D3DC0">
        <w:rPr>
          <w:rFonts w:ascii="Times New Roman" w:hAnsi="Times New Roman" w:cs="Times New Roman"/>
          <w:sz w:val="22"/>
          <w:szCs w:val="22"/>
        </w:rPr>
        <w:fldChar w:fldCharType="end"/>
      </w:r>
      <w:r w:rsidR="00066BFA"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BELOW REGARDING PAYMENT OF ATTORNEYS' FEES.</w:t>
      </w:r>
    </w:p>
    <w:p w14:paraId="5A05CC36" w14:textId="7777777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BY PLACING ITS INITIALS BELOW, EACH PARTY SPECIFICALLY CONFIRMS THE ACCURACY OF THE STATEMENTS MADE ABOVE AND THE FACT THAT EACH PARTY WAS REPRESENTED BY COUNSEL WHO EXPLAINED, AT THE TIME THIS AGREEMENT WAS MADE, THE CONSEQUENCES OF THIS LIQUIDATED DAMAGES PROVISION.</w:t>
      </w:r>
    </w:p>
    <w:p w14:paraId="2B781972" w14:textId="36FB329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INITIALS:</w:t>
      </w:r>
      <w:r w:rsidRPr="006D3DC0">
        <w:rPr>
          <w:rFonts w:ascii="Times New Roman" w:hAnsi="Times New Roman" w:cs="Times New Roman"/>
          <w:sz w:val="22"/>
          <w:szCs w:val="22"/>
        </w:rPr>
        <w:tab/>
        <w:t>Seller:  _________</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__________ </w:t>
      </w:r>
    </w:p>
    <w:p w14:paraId="3974FE7C" w14:textId="7F02E64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Default by Seller; Other Failure to Consummate Agreement</w:t>
      </w:r>
      <w:r w:rsidRPr="006D3DC0">
        <w:rPr>
          <w:rFonts w:ascii="Times New Roman" w:hAnsi="Times New Roman" w:cs="Times New Roman"/>
          <w:sz w:val="22"/>
          <w:szCs w:val="22"/>
        </w:rPr>
        <w:t xml:space="preserve">.  If Closing fails to occur as a result of a default by Seller in the performance of its obligations under this Agreement, and if all other conditions to Seller's obligations to consummate the sale of the Property to be satisfied as of the date of such default or failure of condition have been satisfied at the time of such default or failure, then, upon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Seller and Escrow Holder to that effect,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sole remedy shall be to terminate this Agreement and receive the Deposit </w:t>
      </w:r>
      <w:r w:rsidRPr="006D3DC0">
        <w:rPr>
          <w:rFonts w:ascii="Times New Roman" w:hAnsi="Times New Roman" w:cs="Times New Roman"/>
          <w:i/>
          <w:sz w:val="22"/>
          <w:szCs w:val="22"/>
        </w:rPr>
        <w:t>[(plus accrued interest)]</w:t>
      </w:r>
      <w:r w:rsidRPr="006D3DC0">
        <w:rPr>
          <w:rFonts w:ascii="Times New Roman" w:hAnsi="Times New Roman" w:cs="Times New Roman"/>
          <w:sz w:val="22"/>
          <w:szCs w:val="22"/>
        </w:rPr>
        <w:t xml:space="preserve">, together with an additional sum from Seller equal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actual out-of-pocket third party costs and expenses in connection with this transaction in no event to exceed Fifty Hundred Thousand Dollars ($50,000), in which event (x) Seller shall pay the cancellation charges of Escrow Holder, (y) no Broker's Fee shall be earned, and (z) this Agreement shall automatically terminate and be of no further force or effect and neither party shall have any further rights or obligations hereunder, other than pursuant to any provision hereof which expressly survives the termination of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expressly waives its right to specific performance, and any other damage claims.</w:t>
      </w:r>
    </w:p>
    <w:p w14:paraId="5853AD3E" w14:textId="378BDF7A" w:rsidR="0004352D" w:rsidRPr="006D3DC0" w:rsidRDefault="00CA7906">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Destruction/Condemnation of Property</w:t>
      </w:r>
      <w:r w:rsidRPr="006D3DC0">
        <w:rPr>
          <w:rFonts w:ascii="Times New Roman" w:hAnsi="Times New Roman" w:cs="Times New Roman"/>
          <w:sz w:val="22"/>
          <w:szCs w:val="22"/>
        </w:rPr>
        <w:t xml:space="preserve">.  In the event that all or any material portion of the Property is damaged or destroyed by any casualty or is the subject of a taking or condemnation under the provisions of eminent domain prior to the date of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terminate this Agreement </w:t>
      </w:r>
      <w:bookmarkStart w:id="16" w:name="_DV_C170"/>
      <w:r w:rsidRPr="006D3DC0">
        <w:rPr>
          <w:rFonts w:ascii="Times New Roman" w:hAnsi="Times New Roman" w:cs="Times New Roman"/>
          <w:sz w:val="22"/>
          <w:szCs w:val="22"/>
        </w:rPr>
        <w:t xml:space="preserve">and the </w:t>
      </w:r>
      <w:r w:rsidRPr="006D3DC0">
        <w:rPr>
          <w:rStyle w:val="DeltaViewInsertion"/>
          <w:rFonts w:ascii="Times New Roman" w:hAnsi="Times New Roman" w:cs="Times New Roman"/>
          <w:color w:val="000000"/>
          <w:sz w:val="22"/>
          <w:szCs w:val="22"/>
          <w:u w:val="none"/>
        </w:rPr>
        <w:t>parties will have no further obligations to each other except for those obligations that expressly survive termination of this Agreement</w:t>
      </w:r>
      <w:bookmarkStart w:id="17" w:name="_DV_M247"/>
      <w:bookmarkEnd w:id="16"/>
      <w:bookmarkEnd w:id="17"/>
      <w:r w:rsidRPr="006D3DC0">
        <w:rPr>
          <w:rStyle w:val="DeltaViewInsertion"/>
          <w:rFonts w:ascii="Times New Roman" w:hAnsi="Times New Roman" w:cs="Times New Roman"/>
          <w:color w:val="000000"/>
          <w:sz w:val="22"/>
          <w:szCs w:val="22"/>
          <w:u w:val="none"/>
        </w:rPr>
        <w:t xml:space="preserve"> and the Earnest Money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elect to terminate this Agreement within 10 days of receipt of written notice from Seller  of the damage or taking or if the damage is not material, then Seller shall have no obligation to repair or replace any damage or destruction (other than to safeguard the Property against damage from the elements) caused by the foregoing nor shall the Purchase Price be reduced, but the following shall apply at the Closing: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in the event of a casualty,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an assignment of the proceeds of any casualty insurance otherwise payable to Seller; and (ii) in the event of a taking, Seller shall assign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its rights to any condemnation proceeds resulting from such taking and shall not make any settlements without </w:t>
      </w:r>
      <w:r w:rsidR="00975BAB">
        <w:rPr>
          <w:rFonts w:ascii="Times New Roman" w:hAnsi="Times New Roman" w:cs="Times New Roman"/>
          <w:sz w:val="22"/>
          <w:szCs w:val="22"/>
        </w:rPr>
        <w:t>Buyer</w:t>
      </w:r>
      <w:r w:rsidRPr="006D3DC0">
        <w:rPr>
          <w:rFonts w:ascii="Times New Roman" w:hAnsi="Times New Roman" w:cs="Times New Roman"/>
          <w:sz w:val="22"/>
          <w:szCs w:val="22"/>
        </w:rPr>
        <w:t>’s prior written approval.  For purposes hereof, damage is material if the reasonable estimated cost of repair exceeds $</w:t>
      </w:r>
      <w:r w:rsidR="00BD4E38" w:rsidRPr="006D3DC0">
        <w:rPr>
          <w:rFonts w:ascii="Times New Roman" w:hAnsi="Times New Roman" w:cs="Times New Roman"/>
          <w:sz w:val="22"/>
          <w:szCs w:val="22"/>
        </w:rPr>
        <w:t>_________</w:t>
      </w:r>
      <w:r w:rsidR="0004352D" w:rsidRPr="006D3DC0">
        <w:rPr>
          <w:rFonts w:ascii="Times New Roman" w:hAnsi="Times New Roman" w:cs="Times New Roman"/>
          <w:sz w:val="22"/>
          <w:szCs w:val="22"/>
        </w:rPr>
        <w:t xml:space="preserve">.  </w:t>
      </w:r>
    </w:p>
    <w:p w14:paraId="1D2A0755" w14:textId="77777777" w:rsidR="0004352D" w:rsidRPr="006D3DC0" w:rsidRDefault="0004352D">
      <w:pPr>
        <w:numPr>
          <w:ilvl w:val="0"/>
          <w:numId w:val="12"/>
        </w:numPr>
        <w:spacing w:after="240"/>
        <w:jc w:val="both"/>
        <w:rPr>
          <w:rFonts w:ascii="Times New Roman" w:hAnsi="Times New Roman" w:cs="Times New Roman"/>
          <w:sz w:val="22"/>
          <w:szCs w:val="22"/>
        </w:rPr>
      </w:pPr>
      <w:bookmarkStart w:id="18" w:name="_Ref73353130"/>
      <w:r w:rsidRPr="006D3DC0">
        <w:rPr>
          <w:rFonts w:ascii="Times New Roman" w:hAnsi="Times New Roman" w:cs="Times New Roman"/>
          <w:sz w:val="22"/>
          <w:szCs w:val="22"/>
          <w:u w:val="single"/>
        </w:rPr>
        <w:t>Attorneys' Fees</w:t>
      </w:r>
      <w:r w:rsidRPr="006D3DC0">
        <w:rPr>
          <w:rFonts w:ascii="Times New Roman" w:hAnsi="Times New Roman" w:cs="Times New Roman"/>
          <w:sz w:val="22"/>
          <w:szCs w:val="22"/>
        </w:rPr>
        <w:t xml:space="preserve">.  Any signatory to this Agreement who is the prevailing party in any legal proceeding against any other signatory brought in connection with this Agreement or transaction shall be </w:t>
      </w:r>
      <w:r w:rsidRPr="006D3DC0">
        <w:rPr>
          <w:rFonts w:ascii="Times New Roman" w:hAnsi="Times New Roman" w:cs="Times New Roman"/>
          <w:sz w:val="22"/>
          <w:szCs w:val="22"/>
        </w:rPr>
        <w:lastRenderedPageBreak/>
        <w:t>additionally entitled to recover court costs and reasonable attorney fees, and all other reasonable litigation expenses, including deposition costs, travel and expert witness fees, from the non-prevailing party.</w:t>
      </w:r>
      <w:bookmarkEnd w:id="18"/>
    </w:p>
    <w:p w14:paraId="7067F941" w14:textId="77777777" w:rsidR="0004352D" w:rsidRPr="006D3DC0" w:rsidRDefault="0004352D">
      <w:pPr>
        <w:numPr>
          <w:ilvl w:val="0"/>
          <w:numId w:val="12"/>
        </w:numPr>
        <w:spacing w:after="240"/>
        <w:jc w:val="both"/>
        <w:rPr>
          <w:rFonts w:ascii="Times New Roman" w:hAnsi="Times New Roman" w:cs="Times New Roman"/>
          <w:sz w:val="22"/>
          <w:szCs w:val="22"/>
        </w:rPr>
      </w:pPr>
      <w:bookmarkStart w:id="19" w:name="_Ref73353183"/>
      <w:r w:rsidRPr="006D3DC0">
        <w:rPr>
          <w:rFonts w:ascii="Times New Roman" w:hAnsi="Times New Roman" w:cs="Times New Roman"/>
          <w:sz w:val="22"/>
          <w:szCs w:val="22"/>
          <w:u w:val="single"/>
        </w:rPr>
        <w:t>Notices</w:t>
      </w:r>
      <w:r w:rsidRPr="006D3DC0">
        <w:rPr>
          <w:rFonts w:ascii="Times New Roman" w:hAnsi="Times New Roman" w:cs="Times New Roman"/>
          <w:sz w:val="22"/>
          <w:szCs w:val="22"/>
        </w:rPr>
        <w:t>.  Any notice required or permitted to be given under this Agreement shall be in writing and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personally delivered, (ii) sent by Federal Express or similar nationally recognized overnight courier service, or (iii) </w:t>
      </w:r>
      <w:r w:rsidR="001428F9" w:rsidRPr="006D3DC0">
        <w:rPr>
          <w:rFonts w:ascii="Times New Roman" w:hAnsi="Times New Roman" w:cs="Times New Roman"/>
          <w:sz w:val="22"/>
          <w:szCs w:val="22"/>
        </w:rPr>
        <w:t>electronically transmitted (including email or facsimile with facsimile confirmation of evidence by a printout from the sender's telecopy machine)</w:t>
      </w:r>
      <w:r w:rsidRPr="006D3DC0">
        <w:rPr>
          <w:rFonts w:ascii="Times New Roman" w:hAnsi="Times New Roman" w:cs="Times New Roman"/>
          <w:sz w:val="22"/>
          <w:szCs w:val="22"/>
        </w:rPr>
        <w:t>.  Such notice shall be deemed to have been given upon the date of actual receipt or delivery (or refusal to accept delivery), as evidenced by the notifying party's receipt of written or electronic confirmation of such delivery or refusal, if received by the party to be notified between the hours of 8 a.m. and 5 p.m. Pacific time on any business day, with delivery made after such hours to be deemed received on the following business day.  For the purposes of notice, the addresses of the parties shall be as follows:</w:t>
      </w:r>
      <w:bookmarkEnd w:id="19"/>
    </w:p>
    <w:p w14:paraId="5FD227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Seller:</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C3C818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842367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7F2F667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5879CB4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Facsimile </w:t>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3782E8B" w14:textId="77777777" w:rsidR="00BD4E38" w:rsidRPr="006D3DC0" w:rsidRDefault="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49E7C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27FEA1" w14:textId="558AE1D9" w:rsidR="00D738EB" w:rsidRPr="006D3DC0" w:rsidRDefault="0004352D"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066BFA" w:rsidRPr="006D3DC0">
        <w:rPr>
          <w:rFonts w:ascii="Times New Roman" w:hAnsi="Times New Roman" w:cs="Times New Roman"/>
          <w:sz w:val="22"/>
          <w:szCs w:val="22"/>
        </w:rPr>
        <w:t>Sample Law Firm LLP</w:t>
      </w:r>
    </w:p>
    <w:p w14:paraId="4AC83831" w14:textId="77777777" w:rsidR="00066BFA" w:rsidRPr="006D3DC0" w:rsidRDefault="00066BFA"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100 Main Street, Suite 200</w:t>
      </w:r>
    </w:p>
    <w:p w14:paraId="0C6014A6" w14:textId="7465A45F" w:rsidR="00D738EB" w:rsidRPr="006D3DC0" w:rsidRDefault="00D738EB"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Anytown, WA 98101</w:t>
      </w:r>
      <w:r w:rsidR="00066BFA" w:rsidRPr="006D3DC0">
        <w:rPr>
          <w:rFonts w:ascii="Times New Roman" w:hAnsi="Times New Roman" w:cs="Times New Roman"/>
          <w:sz w:val="22"/>
          <w:szCs w:val="22"/>
        </w:rPr>
      </w:r>
    </w:p>
    <w:p w14:paraId="1D35EC93" w14:textId="1A3EF076" w:rsidR="00D738EB"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Attn:</w:t>
      </w:r>
      <w:r w:rsidR="00066BFA" w:rsidRPr="006D3DC0">
        <w:rPr>
          <w:rFonts w:ascii="Times New Roman" w:hAnsi="Times New Roman" w:cs="Times New Roman"/>
          <w:sz w:val="22"/>
          <w:szCs w:val="22"/>
        </w:rPr>
        <w:t xml:space="preserve"> Jane Attorney</w:t>
      </w:r>
      <w:r w:rsidRPr="006D3DC0">
        <w:rPr>
          <w:rFonts w:ascii="Times New Roman" w:hAnsi="Times New Roman" w:cs="Times New Roman"/>
          <w:sz w:val="22"/>
          <w:szCs w:val="22"/>
        </w:rPr>
        <w:t xml:space="preserve"> </w:t>
      </w:r>
    </w:p>
    <w:p w14:paraId="38C17707" w14:textId="10EB93EC" w:rsidR="0004352D"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Email: </w:t>
      </w:r>
      <w:r w:rsidR="006D3DC0" w:rsidRPr="006D3DC0">
        <w:rPr>
          <w:rFonts w:ascii="Times New Roman" w:hAnsi="Times New Roman" w:cs="Times New Roman"/>
          <w:sz w:val="22"/>
          <w:szCs w:val="22"/>
        </w:rPr>
        <w:t>jane@samplelawfirm.com</w:t>
      </w:r>
      <w:r w:rsidRPr="006D3DC0">
        <w:rPr>
          <w:rFonts w:ascii="Times New Roman" w:hAnsi="Times New Roman" w:cs="Times New Roman"/>
          <w:sz w:val="22"/>
          <w:szCs w:val="22"/>
        </w:rPr>
      </w:r>
      <w:r w:rsidR="006D3DC0" w:rsidRPr="006D3DC0">
        <w:rPr>
          <w:rFonts w:ascii="Times New Roman" w:hAnsi="Times New Roman" w:cs="Times New Roman"/>
          <w:sz w:val="22"/>
          <w:szCs w:val="22"/>
        </w:rPr>
      </w:r>
      <w:r w:rsidRPr="006D3DC0">
        <w:rPr>
          <w:rFonts w:ascii="Times New Roman" w:hAnsi="Times New Roman" w:cs="Times New Roman"/>
          <w:sz w:val="22"/>
          <w:szCs w:val="22"/>
        </w:rPr>
      </w:r>
    </w:p>
    <w:p w14:paraId="710027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DEAD451" w14:textId="5681807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24DFF67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EFF72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68C52F0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FA944BA" w14:textId="77777777" w:rsidR="0004352D" w:rsidRPr="006D3DC0" w:rsidRDefault="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BBE8E14"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85D6E8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3653183" w14:textId="77777777" w:rsidR="00D04DD4" w:rsidRPr="006D3DC0" w:rsidRDefault="0004352D"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C2968F3"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BABFD82"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02925CA"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59B8DC0"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B99D0A6"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E6383C" w14:textId="77777777" w:rsidR="00D04DD4" w:rsidRPr="006D3DC0" w:rsidRDefault="00D04DD4"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9083E07" w14:textId="2486F811" w:rsidR="0004352D" w:rsidRPr="006D3DC0" w:rsidRDefault="0004352D"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or such other address as either party may from time to time specify in writing delivered to the other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_Ref73353183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16</w:t>
      </w:r>
      <w:r w:rsidR="006D3DC0"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p>
    <w:p w14:paraId="1C40390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6D9B5DC"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Integration</w:t>
      </w:r>
      <w:r w:rsidRPr="006D3DC0">
        <w:rPr>
          <w:rFonts w:ascii="Times New Roman" w:hAnsi="Times New Roman" w:cs="Times New Roman"/>
          <w:sz w:val="22"/>
          <w:szCs w:val="22"/>
        </w:rPr>
        <w:t>.  This Agreement contains the complete agreement between the parties and cannot be varied except by the written agreement of the parties.  The parties agree that there are no oral agreements, understandings, representations or warranties that are not expressly set forth herein.</w:t>
      </w:r>
    </w:p>
    <w:p w14:paraId="4922A8B7"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Binding Effect</w:t>
      </w:r>
      <w:r w:rsidRPr="006D3DC0">
        <w:rPr>
          <w:rFonts w:ascii="Times New Roman" w:hAnsi="Times New Roman" w:cs="Times New Roman"/>
          <w:sz w:val="22"/>
          <w:szCs w:val="22"/>
        </w:rPr>
        <w:t>.   This Agreement shall be binding upon and inure to the benefit of the parties hereto and their respective heirs, executors, representatives, successors and assigns where permitted by this Agreement.</w:t>
      </w:r>
    </w:p>
    <w:p w14:paraId="51AF4E9E" w14:textId="4B92DB78"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Assignment</w:t>
      </w:r>
      <w:r w:rsidRPr="006D3DC0">
        <w:rPr>
          <w:rFonts w:ascii="Times New Roman" w:hAnsi="Times New Roman" w:cs="Times New Roman"/>
          <w:sz w:val="22"/>
          <w:szCs w:val="22"/>
        </w:rPr>
        <w:t xml:space="preserve">.  Except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_Ref73353185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20</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below,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not assign its interest under this Agreement without Seller's prior written consent; provided, however,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assign this Agreement to any entity which controls, is controlled by, or is under common control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upon prior written notice to Seller.  As used herein,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control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similar terms mean ownership of a majority of the beneficial interest in, and managerial control over the assignee entity (such as that exercised by the managing member of a limited liability company or the general partner of a limited partnership).</w:t>
      </w:r>
    </w:p>
    <w:p w14:paraId="4D67F0F1" w14:textId="3330425D"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0" w:name="_Ref73353185"/>
      <w:r w:rsidRPr="006D3DC0">
        <w:rPr>
          <w:rFonts w:ascii="Times New Roman" w:hAnsi="Times New Roman" w:cs="Times New Roman"/>
          <w:sz w:val="22"/>
          <w:szCs w:val="22"/>
          <w:u w:val="single"/>
        </w:rPr>
        <w:t>1031 Exchange</w:t>
      </w:r>
      <w:r w:rsidRPr="006D3DC0">
        <w:rPr>
          <w:rFonts w:ascii="Times New Roman" w:hAnsi="Times New Roman" w:cs="Times New Roman"/>
          <w:sz w:val="22"/>
          <w:szCs w:val="22"/>
        </w:rPr>
        <w:t xml:space="preserve">.  Seller and/or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wish to effect an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tax-deferred exchange and both parties will cooperate to facilitate such an exchange; provided, however, neither party shall incur additional cost or expense on the other party's behalf, and shall not be required to advance or deposit monies in excess of amounts required by this Agreement for purchase of the subject Property, and such exchange shall not cause any delays in the time periods or Closing Date specified in this Agreement.  The exchange must occur at such time and place as will conform to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as may be amended from time to time.</w:t>
      </w:r>
      <w:bookmarkEnd w:id="20"/>
    </w:p>
    <w:p w14:paraId="27933CD2"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Governing Law/Venue</w:t>
      </w:r>
      <w:r w:rsidRPr="006D3DC0">
        <w:rPr>
          <w:rFonts w:ascii="Times New Roman" w:hAnsi="Times New Roman" w:cs="Times New Roman"/>
          <w:sz w:val="22"/>
          <w:szCs w:val="22"/>
        </w:rPr>
        <w:t>.  This Agreement shall be construed under and in accordance with the laws of the state in which the Property is located.  Venue for any dispute under this Agreement shall be in _________ County, Washington.</w:t>
      </w:r>
    </w:p>
    <w:p w14:paraId="56911403"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Severability</w:t>
      </w:r>
      <w:r w:rsidRPr="006D3DC0">
        <w:rPr>
          <w:rFonts w:ascii="Times New Roman" w:hAnsi="Times New Roman" w:cs="Times New Roman"/>
          <w:sz w:val="22"/>
          <w:szCs w:val="22"/>
        </w:rPr>
        <w:t>.  In case any one or more of the provisions contained in this Agreement shall for any reason be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14:paraId="16B99B1F"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Exhibits</w:t>
      </w:r>
      <w:r w:rsidRPr="006D3DC0">
        <w:rPr>
          <w:rFonts w:ascii="Times New Roman" w:hAnsi="Times New Roman" w:cs="Times New Roman"/>
          <w:sz w:val="22"/>
          <w:szCs w:val="22"/>
        </w:rPr>
        <w:t>.  All exhibits attached hereto are incorporated herein by this reference.</w:t>
      </w:r>
    </w:p>
    <w:p w14:paraId="6980BA8B"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Time</w:t>
      </w:r>
      <w:r w:rsidRPr="006D3DC0">
        <w:rPr>
          <w:rFonts w:ascii="Times New Roman" w:hAnsi="Times New Roman" w:cs="Times New Roman"/>
          <w:sz w:val="22"/>
          <w:szCs w:val="22"/>
        </w:rPr>
        <w:t>.  Time is of the essence.</w:t>
      </w:r>
    </w:p>
    <w:p w14:paraId="0A814EE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Date of Performance</w:t>
      </w:r>
      <w:r w:rsidRPr="006D3DC0">
        <w:rPr>
          <w:rFonts w:ascii="Times New Roman" w:hAnsi="Times New Roman" w:cs="Times New Roman"/>
          <w:sz w:val="22"/>
          <w:szCs w:val="22"/>
        </w:rPr>
        <w:t>.  If the date for performance of any act under this Agreement falls on a Saturday, Sunday or federal holiday, the date for such performance shall automatically be extended to the first succeeding business day that is not a Saturday, Sunday or federal holiday.</w:t>
      </w:r>
    </w:p>
    <w:p w14:paraId="1DBB9BD4" w14:textId="3AF9916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Legally Binding</w:t>
      </w:r>
      <w:r w:rsidRPr="006D3DC0">
        <w:rPr>
          <w:rFonts w:ascii="Times New Roman" w:hAnsi="Times New Roman" w:cs="Times New Roman"/>
          <w:sz w:val="22"/>
          <w:szCs w:val="22"/>
        </w:rPr>
        <w:t xml:space="preserve">.  This is intended to be a legally binding agreement.  This Agreement constitutes the entire agreement between the parties and their real estate agents, there being no oral contracts, representations, conditions, or warranties, express or implied, in addition to this Agreement.  Notwithstanding the foregoing, the preparation and/or delivery of unsigned drafts of this Agreement shall not create any legally binding rights in the Property and/or obligations of the parties,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acknowledge that this Agreement shall be of no effect until it is duly executed by both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understands and agrees that Seller shall have the right to continue to market the Property and/or to negotiate with other potential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of the Property until the expiration of the Due Diligence Period and the satisfaction or waiver in writing of all conditions to the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 this Agreement.</w:t>
      </w:r>
    </w:p>
    <w:p w14:paraId="4155CD30" w14:textId="0604A13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w:t>
      </w:r>
      <w:r w:rsidRPr="006D3DC0">
        <w:rPr>
          <w:rFonts w:ascii="Times New Roman" w:hAnsi="Times New Roman" w:cs="Times New Roman"/>
          <w:sz w:val="22"/>
          <w:szCs w:val="22"/>
        </w:rPr>
        <w:t xml:space="preserve">.  No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of a breach of any of the terms, covenants and conditions of this Agreement by the other party shall be construed or held to be a waiver of any succeeding or preceding breach of the same or any other term, covenant or condition herein contained.  No waiver of any default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hereunder shall be implied from any omission by the other party to take any action on account of such default if such default persists or is repeated, and no express waiver shall affect a default other than as specified in such waiver.</w:t>
      </w:r>
    </w:p>
    <w:p w14:paraId="13AD749F" w14:textId="470C82C2"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Confidentiality</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to keep the terms of this Agreement confidential and not make any public announcements or disclosures with respect to the subject matter hereof without the prior written consent of the other party; provided that each party may disclose the terms of this Agreement </w:t>
      </w:r>
      <w:r w:rsidRPr="006D3DC0">
        <w:rPr>
          <w:rFonts w:ascii="Times New Roman" w:hAnsi="Times New Roman" w:cs="Times New Roman"/>
          <w:sz w:val="22"/>
          <w:szCs w:val="22"/>
        </w:rPr>
        <w:lastRenderedPageBreak/>
        <w:t>to its lenders, partners, consultants and professional advisors as necessary or convenient for the completion of this transaction.</w:t>
      </w:r>
    </w:p>
    <w:p w14:paraId="005FA48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Further Instruments</w:t>
      </w:r>
      <w:r w:rsidRPr="006D3DC0">
        <w:rPr>
          <w:rFonts w:ascii="Times New Roman" w:hAnsi="Times New Roman" w:cs="Times New Roman"/>
          <w:sz w:val="22"/>
          <w:szCs w:val="22"/>
        </w:rPr>
        <w:t>.  Each party will, whenever and as often as it shall be requested so to do by the other, cause to be executed, acknowledged or delivered any and all such further instruments and documents as may be necessary or proper, in the reasonable opinion of the requesting party, in order to carry out the intent and purpose of this Agreement.</w:t>
      </w:r>
    </w:p>
    <w:p w14:paraId="70366078"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Counterparts</w:t>
      </w:r>
      <w:r w:rsidRPr="006D3DC0">
        <w:rPr>
          <w:rFonts w:ascii="Times New Roman" w:hAnsi="Times New Roman" w:cs="Times New Roman"/>
          <w:sz w:val="22"/>
          <w:szCs w:val="22"/>
        </w:rPr>
        <w:t>.  This Agreement may be executed in any number of counterparts, provided each of the parties hereto executed at least one counterpart; each such counterpart hereof shall be deemed to be an original instrument, but all such counterparts together shall constitute but one agreement.  This Agreement may be signed by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and each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xml:space="preserve"> copy so signed shall be deemed an original hereof.</w:t>
      </w:r>
    </w:p>
    <w:p w14:paraId="711FCE9C" w14:textId="54B9FCBE"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1" w:name="_Ref73353191"/>
      <w:r w:rsidRPr="006D3DC0">
        <w:rPr>
          <w:rFonts w:ascii="Times New Roman" w:hAnsi="Times New Roman" w:cs="Times New Roman"/>
          <w:sz w:val="22"/>
          <w:szCs w:val="22"/>
          <w:u w:val="single"/>
        </w:rPr>
        <w:t>Brokers</w:t>
      </w:r>
      <w:r w:rsidRPr="006D3DC0">
        <w:rPr>
          <w:rFonts w:ascii="Times New Roman" w:hAnsi="Times New Roman" w:cs="Times New Roman"/>
          <w:sz w:val="22"/>
          <w:szCs w:val="22"/>
        </w:rPr>
        <w:t xml:space="preserve">. Seller has agreed to pay ______________ </w:t>
      </w:r>
      <w:proofErr w:type="spellStart"/>
      <w:r w:rsidRPr="006D3DC0">
        <w:rPr>
          <w:rFonts w:ascii="Times New Roman" w:hAnsi="Times New Roman" w:cs="Times New Roman"/>
          <w:sz w:val="22"/>
          <w:szCs w:val="22"/>
        </w:rPr>
        <w:t>of</w:t>
      </w:r>
      <w:proofErr w:type="spellEnd"/>
      <w:r w:rsidRPr="006D3DC0">
        <w:rPr>
          <w:rFonts w:ascii="Times New Roman" w:hAnsi="Times New Roman" w:cs="Times New Roman"/>
          <w:sz w:val="22"/>
          <w:szCs w:val="22"/>
        </w:rPr>
        <w:t xml:space="preserve"> ___________, a commission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Broker's Fee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by separate agreement.  Other than as stated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each represent and warrant to the other that no real estate brokerage commission is payable to any person or entity in connection with the transaction contemplated hereby, and each agrees to and does hereby indemnify and hold the other harmless against the payment of any commission to any person or entity claiming by, through or under Seller 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applicable.  This indemnification shall extend to any and all claims, liabilities, costs and expenses (including reasonable attorneys' fees and litigation costs) arising as a result of such claims and shall survive the Closing.  Broker shall not be entitled to any monies or other recovery realized by Seller arising out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default.  Broker shall not be entitled to any commission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elect to terminate this Agreement.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_Ref73353191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31</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shall expressly survive any Closing or any termination of this Agreement.</w:t>
      </w:r>
      <w:bookmarkEnd w:id="21"/>
    </w:p>
    <w:p w14:paraId="6C461800" w14:textId="585D5BF5" w:rsidR="001F25C3" w:rsidRPr="006D3DC0" w:rsidRDefault="00DC21E9">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2" w:name="_Ref73353198"/>
      <w:r w:rsidRPr="006D3DC0">
        <w:rPr>
          <w:rFonts w:ascii="Times New Roman" w:hAnsi="Times New Roman" w:cs="Times New Roman"/>
          <w:sz w:val="22"/>
          <w:szCs w:val="22"/>
          <w:u w:val="single"/>
        </w:rPr>
        <w:t>Waiver of Right to Receive Seller Disclosure Statement and Waiver of Right to Rescind</w:t>
      </w:r>
      <w:r w:rsidRPr="006D3DC0">
        <w:rPr>
          <w:rFonts w:ascii="Times New Roman" w:hAnsi="Times New Roman" w:cs="Times New Roman"/>
          <w:sz w:val="22"/>
          <w:szCs w:val="22"/>
        </w:rPr>
        <w:t xml:space="preserve">.  PURSUANT TO RCW CH. 64.06, AS AMENDED BY CHAPTER 64, LAWS OF 2010,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HEREBY WAIVES ITS RIGHT TO RECEIVE THE SELLER DISCLOSURE STATEMENT REFERRED TO THEREIN.  THIS WAIVER DOES NOT EXTEND TO THE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DISCLOSURE STATEMENT ENTITLED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22"/>
    </w:p>
    <w:p w14:paraId="1CA8FC8A" w14:textId="75CE4FA7" w:rsidR="00087AAB"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Seller Disclosure Statement during the Review Period, and by executing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waive</w:t>
      </w:r>
    </w:p>
    <w:p w14:paraId="5813B667" w14:textId="44D78F80" w:rsidR="00DC21E9" w:rsidRPr="006D3DC0"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s its right to receive the balance of the completed Seller Disclosure Statement.</w:t>
      </w:r>
    </w:p>
    <w:p w14:paraId="074977BF" w14:textId="089FC9DF" w:rsidR="00DC21E9" w:rsidRPr="006D3DC0" w:rsidRDefault="00975BAB"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agrees that any information discovered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concerning the Property shall not obligate Seller to prepare and deliver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 revised or updated Seller Disclosure Statement.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any right to receive an updated or revised Seller Disclosure Statement, regardless of the source of any new information.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warrants that it is a sophisticated </w:t>
      </w:r>
      <w:r w:rsidR="00811AD7">
        <w:rPr>
          <w:rFonts w:ascii="Times New Roman" w:hAnsi="Times New Roman" w:cs="Times New Roman"/>
          <w:sz w:val="22"/>
          <w:szCs w:val="22"/>
        </w:rPr>
        <w:t>Buyer</w:t>
      </w:r>
      <w:r w:rsidR="00DC21E9" w:rsidRPr="006D3DC0">
        <w:rPr>
          <w:rFonts w:ascii="Times New Roman" w:hAnsi="Times New Roman" w:cs="Times New Roman"/>
          <w:sz w:val="22"/>
          <w:szCs w:val="22"/>
        </w:rPr>
        <w:t xml:space="preserve"> who is familiar with the ownership and development of real estate projects similar to the Property and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has or will have adequate opportunity to complete such independent inspections of the Property it deems necessary, and will acquire the Property solely on the basis of and in reliance upon such examinations and not on any information provided in any Seller Disclosure Statement or, except as set forth in this Agreement or the Closing documents, any information otherwise provided or to be provided by Seller or by anyone acting or claiming to act by, through or under or on Seller’s behalf.</w:t>
      </w:r>
    </w:p>
    <w:p w14:paraId="28838433" w14:textId="78AB3FA8" w:rsidR="00DC21E9" w:rsidRPr="006D3DC0" w:rsidRDefault="00811AD7" w:rsidP="00DC21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TO THE FULLEST EXTENT PERMISSIBLE BY LAW, THE RIGHT TO RESCIND THIS AGREEMENT PURSUANT TO ANY PROVISION OF RCW 64.06, AS AMENDED BY CHAPTER 64, LAWS OF 2010.  IT IS THE INTENT OF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THAT ANY SELLER DISCLOSURE STATEMENT PROVIDED BY SELLER WILL NOT BE RELIED UPON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AND SHALL GIVE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NO RIGHTS WITH RESPECT TO SELLER OR UNDER THIS </w:t>
      </w:r>
      <w:r w:rsidR="00DC21E9" w:rsidRPr="006D3DC0">
        <w:rPr>
          <w:rFonts w:ascii="Times New Roman" w:hAnsi="Times New Roman" w:cs="Times New Roman"/>
          <w:sz w:val="22"/>
          <w:szCs w:val="22"/>
        </w:rPr>
        <w:lastRenderedPageBreak/>
        <w:t xml:space="preserve">AGREEMENT.  THIS WAIVER OF THE RIGHT TO RESCIND APPLIES TO THE SELLER DISCLOSURE STATEMENT PROVIDED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DURING THE REVIEW PERIOD AND APPLIES PROSPECTIVELY TO ANY UPDATED OR REVISED SELLER DISCLOSURE STATEMENTS THAT MAY BE PROVIDED BY SELLER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THE PROVISIONS OF THIS </w:t>
      </w:r>
      <w:r w:rsidR="00B85A4C" w:rsidRPr="006D3DC0">
        <w:rPr>
          <w:rFonts w:ascii="Times New Roman" w:hAnsi="Times New Roman" w:cs="Times New Roman"/>
          <w:sz w:val="22"/>
          <w:szCs w:val="22"/>
        </w:rPr>
        <w:t>SECTION</w:t>
      </w:r>
      <w:r w:rsidR="00DC21E9"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_Ref73353198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32</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00DC21E9" w:rsidRPr="006D3DC0">
        <w:rPr>
          <w:rFonts w:ascii="Times New Roman" w:hAnsi="Times New Roman" w:cs="Times New Roman"/>
          <w:sz w:val="22"/>
          <w:szCs w:val="22"/>
        </w:rPr>
        <w:t>SHALL SURVIVE THE CLOSING.</w:t>
      </w:r>
    </w:p>
    <w:p w14:paraId="587359A4" w14:textId="77777777" w:rsidR="0004352D" w:rsidRPr="006D3DC0" w:rsidRDefault="0004352D" w:rsidP="00560C3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IN WITNESS WHEREOF, the parties have executed this Agreement as of the Effective Date.</w:t>
      </w:r>
    </w:p>
    <w:p w14:paraId="5C42BC7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7463EC3" w14:textId="6E499555"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 xml:space="preserve">EXECUTED by </w:t>
      </w:r>
      <w:r w:rsidR="00975BAB">
        <w:rPr>
          <w:rFonts w:ascii="Times New Roman" w:hAnsi="Times New Roman" w:cs="Times New Roman"/>
          <w:b/>
          <w:sz w:val="22"/>
          <w:szCs w:val="22"/>
        </w:rPr>
        <w:t>Buyer</w:t>
      </w:r>
      <w:r w:rsidRPr="006D3DC0">
        <w:rPr>
          <w:rFonts w:ascii="Times New Roman" w:hAnsi="Times New Roman" w:cs="Times New Roman"/>
          <w:b/>
          <w:sz w:val="22"/>
          <w:szCs w:val="22"/>
        </w:rPr>
        <w:t xml:space="preserve"> on ________________, 20___.</w:t>
      </w:r>
    </w:p>
    <w:p w14:paraId="2CE284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0902DFAD" w14:textId="4C46C5D3"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00811AD7">
        <w:rPr>
          <w:rFonts w:ascii="Times New Roman" w:hAnsi="Times New Roman" w:cs="Times New Roman"/>
          <w:b/>
          <w:sz w:val="22"/>
          <w:szCs w:val="22"/>
        </w:rPr>
        <w:t>BUYER</w:t>
      </w:r>
      <w:r w:rsidRPr="006D3DC0">
        <w:rPr>
          <w:rFonts w:ascii="Times New Roman" w:hAnsi="Times New Roman" w:cs="Times New Roman"/>
          <w:sz w:val="22"/>
          <w:szCs w:val="22"/>
        </w:rPr>
        <w:t xml:space="preserve">:  </w:t>
      </w:r>
    </w:p>
    <w:p w14:paraId="4E4B9EE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1BE07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w:t>
      </w:r>
    </w:p>
    <w:p w14:paraId="367EA87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3412C84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F9967B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  __________________________</w:t>
      </w:r>
    </w:p>
    <w:p w14:paraId="4B2BB1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________________________</w:t>
      </w:r>
    </w:p>
    <w:p w14:paraId="6640223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_________________________</w:t>
      </w:r>
    </w:p>
    <w:p w14:paraId="456E55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4DC8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C2F3C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EXECUTED by Seller on _________________, 20___.</w:t>
      </w:r>
    </w:p>
    <w:p w14:paraId="0B238D8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DF8E9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t>SELLER</w:t>
      </w:r>
      <w:r w:rsidRPr="006D3DC0">
        <w:rPr>
          <w:rFonts w:ascii="Times New Roman" w:hAnsi="Times New Roman" w:cs="Times New Roman"/>
          <w:sz w:val="22"/>
          <w:szCs w:val="22"/>
        </w:rPr>
        <w:t>:</w:t>
      </w:r>
    </w:p>
    <w:p w14:paraId="012795D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66AB1B9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D4F21B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FCD39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F3522A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47E3E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________________________</w:t>
      </w:r>
    </w:p>
    <w:p w14:paraId="1A1D52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_________________________</w:t>
      </w:r>
    </w:p>
    <w:p w14:paraId="19D4CDA3" w14:textId="77777777" w:rsidR="00975BAB" w:rsidRDefault="00975BAB">
      <w:pPr>
        <w:rPr>
          <w:rFonts w:ascii="Times New Roman" w:hAnsi="Times New Roman" w:cs="Times New Roman"/>
          <w:sz w:val="22"/>
          <w:szCs w:val="22"/>
        </w:rPr>
      </w:pPr>
      <w:r>
        <w:rPr>
          <w:rFonts w:ascii="Times New Roman" w:hAnsi="Times New Roman" w:cs="Times New Roman"/>
          <w:sz w:val="22"/>
          <w:szCs w:val="22"/>
        </w:rPr>
        <w:br w:type="page"/>
      </w:r>
    </w:p>
    <w:p w14:paraId="58ED24D1" w14:textId="534504C5" w:rsidR="0004352D" w:rsidRPr="00975BAB"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lastRenderedPageBreak/>
        <w:t>EXHIBIT A</w:t>
      </w:r>
    </w:p>
    <w:p w14:paraId="4A519464" w14:textId="77777777" w:rsidR="0004352D" w:rsidRPr="006D3DC0"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(Real Property Legal Description)</w:t>
      </w:r>
    </w:p>
    <w:p w14:paraId="36B6AA3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18AC59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t>All that certain real property situated in ____________________ County, Washington, as more particularly described as follows:</w:t>
      </w:r>
    </w:p>
    <w:p w14:paraId="26F6DC3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676BE1D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30C381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575630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209AA7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cr/>
      </w:r>
      <w:r w:rsidRPr="006D3DC0">
        <w:rPr>
          <w:rFonts w:ascii="Times New Roman" w:hAnsi="Times New Roman" w:cs="Times New Roman"/>
          <w:b/>
          <w:sz w:val="22"/>
          <w:szCs w:val="22"/>
        </w:rPr>
        <w:cr/>
      </w:r>
      <w:r w:rsidRPr="006D3DC0">
        <w:br w:type="page"/>
      </w:r>
      <w:r w:rsidRPr="006D3DC0">
        <w:rPr>
          <w:rFonts w:ascii="Times New Roman" w:hAnsi="Times New Roman" w:cs="Times New Roman"/>
          <w:b/>
          <w:sz w:val="22"/>
          <w:szCs w:val="22"/>
        </w:rPr>
        <w:lastRenderedPageBreak/>
        <w:t>EXHIBIT B</w:t>
      </w:r>
    </w:p>
    <w:p w14:paraId="14911A35" w14:textId="77777777" w:rsidR="0004352D" w:rsidRPr="006D3DC0" w:rsidRDefault="0004352D">
      <w:pPr>
        <w:rPr>
          <w:b/>
          <w:bCs/>
          <w:iCs/>
          <w:sz w:val="18"/>
          <w:szCs w:val="18"/>
        </w:rPr>
      </w:pPr>
      <w:r w:rsidRPr="006D3DC0">
        <w:rPr>
          <w:b/>
          <w:bCs/>
          <w:iCs/>
          <w:sz w:val="18"/>
          <w:szCs w:val="18"/>
        </w:rPr>
        <w:t>RECORDED RETURN TO:</w:t>
      </w:r>
    </w:p>
    <w:tbl>
      <w:tblPr>
        <w:tblW w:w="0" w:type="auto"/>
        <w:tblInd w:w="198" w:type="dxa"/>
        <w:tblLayout w:type="fixed"/>
        <w:tblLook w:val="0000" w:firstRow="0" w:lastRow="0" w:firstColumn="0" w:lastColumn="0" w:noHBand="0" w:noVBand="0"/>
      </w:tblPr>
      <w:tblGrid>
        <w:gridCol w:w="6570"/>
      </w:tblGrid>
      <w:tr w:rsidR="0004352D" w:rsidRPr="006D3DC0" w14:paraId="76275F2A" w14:textId="77777777">
        <w:tc>
          <w:tcPr>
            <w:tcW w:w="6570" w:type="dxa"/>
          </w:tcPr>
          <w:p w14:paraId="1DA7116A" w14:textId="77777777" w:rsidR="0004352D" w:rsidRPr="006D3DC0" w:rsidRDefault="0004352D">
            <w:pPr>
              <w:rPr>
                <w:b/>
                <w:bCs/>
                <w:sz w:val="18"/>
                <w:szCs w:val="18"/>
                <w:u w:val="single"/>
              </w:rPr>
            </w:pPr>
            <w:bookmarkStart w:id="23" w:name="AttyName"/>
            <w:bookmarkEnd w:id="23"/>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2D53BECA"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0CB1677"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A2986DC" w14:textId="77777777" w:rsidR="0004352D" w:rsidRPr="006D3DC0" w:rsidRDefault="0004352D">
            <w:pPr>
              <w:rPr>
                <w:b/>
                <w:bCs/>
                <w:sz w:val="18"/>
                <w:szCs w:val="18"/>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tc>
      </w:tr>
    </w:tbl>
    <w:p w14:paraId="5F7AD145" w14:textId="77777777" w:rsidR="0004352D" w:rsidRPr="006D3DC0" w:rsidRDefault="0004352D">
      <w:pPr>
        <w:rPr>
          <w:b/>
          <w:bCs/>
          <w:sz w:val="18"/>
          <w:szCs w:val="18"/>
        </w:rPr>
      </w:pPr>
    </w:p>
    <w:p w14:paraId="05BB21CE" w14:textId="77777777" w:rsidR="0004352D" w:rsidRPr="006D3DC0" w:rsidRDefault="0004352D">
      <w:pPr>
        <w:rPr>
          <w:b/>
          <w:bCs/>
          <w:sz w:val="18"/>
          <w:szCs w:val="18"/>
        </w:rPr>
      </w:pPr>
    </w:p>
    <w:p w14:paraId="770C983A" w14:textId="77777777" w:rsidR="0004352D" w:rsidRPr="006D3DC0" w:rsidRDefault="0004352D">
      <w:pPr>
        <w:rPr>
          <w:b/>
          <w:bCs/>
          <w:sz w:val="18"/>
          <w:szCs w:val="18"/>
        </w:rPr>
      </w:pPr>
    </w:p>
    <w:p w14:paraId="3938D258" w14:textId="77777777" w:rsidR="0004352D" w:rsidRPr="006D3DC0" w:rsidRDefault="0004352D">
      <w:pPr>
        <w:rPr>
          <w:b/>
          <w:bCs/>
          <w:sz w:val="18"/>
          <w:szCs w:val="18"/>
        </w:rPr>
      </w:pPr>
    </w:p>
    <w:p w14:paraId="53EA5BC0" w14:textId="77777777" w:rsidR="0004352D" w:rsidRPr="006D3DC0" w:rsidRDefault="0004352D">
      <w:pPr>
        <w:rPr>
          <w:b/>
          <w:bCs/>
          <w:sz w:val="18"/>
          <w:szCs w:val="18"/>
        </w:rPr>
      </w:pPr>
    </w:p>
    <w:p w14:paraId="60CEB029" w14:textId="77777777" w:rsidR="0004352D" w:rsidRPr="006D3DC0" w:rsidRDefault="0004352D">
      <w:pPr>
        <w:rPr>
          <w:b/>
          <w:bCs/>
          <w:sz w:val="18"/>
          <w:szCs w:val="18"/>
        </w:rPr>
      </w:pPr>
    </w:p>
    <w:p w14:paraId="744905CF" w14:textId="77777777" w:rsidR="0004352D" w:rsidRPr="006D3DC0" w:rsidRDefault="0004352D">
      <w:pPr>
        <w:rPr>
          <w:b/>
          <w:bCs/>
          <w:sz w:val="18"/>
          <w:szCs w:val="18"/>
        </w:rPr>
      </w:pPr>
    </w:p>
    <w:p w14:paraId="3070CC23" w14:textId="77777777" w:rsidR="0004352D" w:rsidRPr="006D3DC0" w:rsidRDefault="0004352D">
      <w:pPr>
        <w:rPr>
          <w:b/>
          <w:bCs/>
          <w:sz w:val="18"/>
          <w:szCs w:val="18"/>
        </w:rPr>
      </w:pPr>
    </w:p>
    <w:tbl>
      <w:tblPr>
        <w:tblW w:w="9180" w:type="dxa"/>
        <w:tblInd w:w="198" w:type="dxa"/>
        <w:tblLayout w:type="fixed"/>
        <w:tblLook w:val="0000" w:firstRow="0" w:lastRow="0" w:firstColumn="0" w:lastColumn="0" w:noHBand="0" w:noVBand="0"/>
      </w:tblPr>
      <w:tblGrid>
        <w:gridCol w:w="2250"/>
        <w:gridCol w:w="6930"/>
      </w:tblGrid>
      <w:tr w:rsidR="0004352D" w:rsidRPr="006D3DC0" w14:paraId="137CCBC4" w14:textId="77777777">
        <w:trPr>
          <w:trHeight w:val="432"/>
        </w:trPr>
        <w:tc>
          <w:tcPr>
            <w:tcW w:w="2250" w:type="dxa"/>
          </w:tcPr>
          <w:p w14:paraId="725430F4" w14:textId="77777777" w:rsidR="0004352D" w:rsidRPr="006D3DC0" w:rsidRDefault="0004352D">
            <w:pPr>
              <w:rPr>
                <w:b/>
                <w:bCs/>
                <w:sz w:val="18"/>
                <w:szCs w:val="18"/>
              </w:rPr>
            </w:pPr>
            <w:r w:rsidRPr="006D3DC0">
              <w:rPr>
                <w:b/>
                <w:bCs/>
                <w:sz w:val="18"/>
                <w:szCs w:val="18"/>
              </w:rPr>
              <w:t>Document Title:</w:t>
            </w:r>
          </w:p>
        </w:tc>
        <w:tc>
          <w:tcPr>
            <w:tcW w:w="6930" w:type="dxa"/>
          </w:tcPr>
          <w:p w14:paraId="22E70378" w14:textId="77777777" w:rsidR="0004352D" w:rsidRPr="006D3DC0" w:rsidRDefault="0004352D">
            <w:pPr>
              <w:rPr>
                <w:b/>
                <w:bCs/>
                <w:sz w:val="18"/>
                <w:szCs w:val="18"/>
              </w:rPr>
            </w:pPr>
            <w:bookmarkStart w:id="24" w:name="DocTitles"/>
            <w:bookmarkEnd w:id="24"/>
            <w:r w:rsidRPr="006D3DC0">
              <w:rPr>
                <w:b/>
                <w:bCs/>
                <w:sz w:val="18"/>
                <w:szCs w:val="18"/>
              </w:rPr>
              <w:t>SPECIAL WARRANTY DEED</w:t>
            </w:r>
          </w:p>
        </w:tc>
      </w:tr>
      <w:tr w:rsidR="0004352D" w:rsidRPr="006D3DC0" w14:paraId="45D8F9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35A1E862" w14:textId="77777777" w:rsidR="0004352D" w:rsidRPr="006D3DC0" w:rsidRDefault="0004352D">
            <w:pPr>
              <w:rPr>
                <w:b/>
                <w:bCs/>
                <w:sz w:val="18"/>
                <w:szCs w:val="18"/>
              </w:rPr>
            </w:pPr>
            <w:r w:rsidRPr="006D3DC0">
              <w:rPr>
                <w:b/>
                <w:bCs/>
                <w:sz w:val="18"/>
                <w:szCs w:val="18"/>
              </w:rPr>
              <w:t>Grantor:</w:t>
            </w:r>
          </w:p>
        </w:tc>
        <w:tc>
          <w:tcPr>
            <w:tcW w:w="6930" w:type="dxa"/>
            <w:tcBorders>
              <w:top w:val="nil"/>
              <w:left w:val="nil"/>
              <w:bottom w:val="nil"/>
              <w:right w:val="nil"/>
            </w:tcBorders>
          </w:tcPr>
          <w:p w14:paraId="1F5CCAB3" w14:textId="77777777" w:rsidR="0004352D" w:rsidRPr="006D3DC0" w:rsidRDefault="0004352D">
            <w:pPr>
              <w:rPr>
                <w:sz w:val="18"/>
                <w:szCs w:val="18"/>
              </w:rPr>
            </w:pPr>
            <w:bookmarkStart w:id="25" w:name="Grantors"/>
            <w:bookmarkEnd w:id="25"/>
            <w:r w:rsidRPr="006D3DC0">
              <w:rPr>
                <w:sz w:val="18"/>
                <w:szCs w:val="18"/>
              </w:rPr>
              <w:tab/>
            </w:r>
          </w:p>
        </w:tc>
      </w:tr>
      <w:tr w:rsidR="0004352D" w:rsidRPr="006D3DC0" w14:paraId="3D740B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2FE33170" w14:textId="77777777" w:rsidR="0004352D" w:rsidRPr="006D3DC0" w:rsidRDefault="0004352D">
            <w:pPr>
              <w:rPr>
                <w:b/>
                <w:bCs/>
                <w:sz w:val="18"/>
                <w:szCs w:val="18"/>
              </w:rPr>
            </w:pPr>
            <w:r w:rsidRPr="006D3DC0">
              <w:rPr>
                <w:b/>
                <w:bCs/>
                <w:sz w:val="18"/>
                <w:szCs w:val="18"/>
              </w:rPr>
              <w:t>Grantee:</w:t>
            </w:r>
          </w:p>
        </w:tc>
        <w:tc>
          <w:tcPr>
            <w:tcW w:w="6930" w:type="dxa"/>
            <w:tcBorders>
              <w:top w:val="nil"/>
              <w:left w:val="nil"/>
              <w:bottom w:val="nil"/>
              <w:right w:val="nil"/>
            </w:tcBorders>
          </w:tcPr>
          <w:p w14:paraId="39EC688F" w14:textId="77777777" w:rsidR="0004352D" w:rsidRPr="006D3DC0" w:rsidRDefault="0004352D">
            <w:pPr>
              <w:pStyle w:val="Header"/>
              <w:tabs>
                <w:tab w:val="clear" w:pos="4320"/>
                <w:tab w:val="clear" w:pos="8640"/>
              </w:tabs>
              <w:rPr>
                <w:sz w:val="18"/>
                <w:szCs w:val="18"/>
              </w:rPr>
            </w:pPr>
            <w:bookmarkStart w:id="26" w:name="Grantees"/>
            <w:bookmarkEnd w:id="26"/>
            <w:r w:rsidRPr="006D3DC0">
              <w:rPr>
                <w:sz w:val="18"/>
                <w:szCs w:val="18"/>
              </w:rPr>
              <w:tab/>
            </w:r>
          </w:p>
        </w:tc>
      </w:tr>
      <w:tr w:rsidR="0004352D" w:rsidRPr="006D3DC0" w14:paraId="0D4CBF06" w14:textId="77777777">
        <w:trPr>
          <w:trHeight w:val="432"/>
        </w:trPr>
        <w:tc>
          <w:tcPr>
            <w:tcW w:w="9180" w:type="dxa"/>
            <w:gridSpan w:val="2"/>
          </w:tcPr>
          <w:p w14:paraId="27F3510A" w14:textId="77777777" w:rsidR="0004352D" w:rsidRPr="006D3DC0" w:rsidRDefault="0004352D">
            <w:pPr>
              <w:rPr>
                <w:b/>
                <w:bCs/>
                <w:sz w:val="18"/>
                <w:szCs w:val="18"/>
              </w:rPr>
            </w:pPr>
            <w:r w:rsidRPr="006D3DC0">
              <w:rPr>
                <w:b/>
                <w:bCs/>
                <w:sz w:val="18"/>
                <w:szCs w:val="18"/>
              </w:rPr>
              <w:t>Legal Description:</w:t>
            </w:r>
          </w:p>
          <w:p w14:paraId="3C78BE61" w14:textId="77777777" w:rsidR="0004352D" w:rsidRPr="006D3DC0" w:rsidRDefault="0004352D">
            <w:pPr>
              <w:rPr>
                <w:b/>
                <w:bCs/>
                <w:sz w:val="18"/>
                <w:szCs w:val="18"/>
              </w:rPr>
            </w:pPr>
          </w:p>
          <w:p w14:paraId="7F2C6F98" w14:textId="77777777" w:rsidR="0004352D" w:rsidRPr="006D3DC0" w:rsidRDefault="0004352D">
            <w:pPr>
              <w:ind w:left="1422"/>
              <w:rPr>
                <w:sz w:val="18"/>
                <w:szCs w:val="18"/>
              </w:rPr>
            </w:pPr>
            <w:r w:rsidRPr="006D3DC0">
              <w:rPr>
                <w:b/>
                <w:bCs/>
                <w:sz w:val="18"/>
                <w:szCs w:val="18"/>
              </w:rPr>
              <w:t>Abbreviated Legal Description:</w:t>
            </w:r>
            <w:r w:rsidRPr="006D3DC0">
              <w:rPr>
                <w:sz w:val="18"/>
                <w:szCs w:val="18"/>
              </w:rPr>
              <w:t xml:space="preserve">  </w:t>
            </w:r>
            <w:bookmarkStart w:id="27" w:name="LegalDesc"/>
            <w:bookmarkEnd w:id="27"/>
          </w:p>
          <w:p w14:paraId="66C20AAF" w14:textId="77777777" w:rsidR="0004352D" w:rsidRPr="006D3DC0" w:rsidRDefault="0004352D">
            <w:pPr>
              <w:ind w:left="1422"/>
              <w:rPr>
                <w:sz w:val="18"/>
                <w:szCs w:val="18"/>
              </w:rPr>
            </w:pPr>
          </w:p>
          <w:p w14:paraId="3D20CE24" w14:textId="77777777" w:rsidR="0004352D" w:rsidRPr="006D3DC0" w:rsidRDefault="0004352D">
            <w:pPr>
              <w:ind w:left="1422"/>
              <w:rPr>
                <w:sz w:val="18"/>
                <w:szCs w:val="18"/>
              </w:rPr>
            </w:pPr>
            <w:r w:rsidRPr="006D3DC0">
              <w:rPr>
                <w:b/>
                <w:bCs/>
                <w:sz w:val="18"/>
                <w:szCs w:val="18"/>
              </w:rPr>
              <w:t xml:space="preserve">Full Legal Description: </w:t>
            </w:r>
            <w:r w:rsidRPr="006D3DC0">
              <w:rPr>
                <w:sz w:val="18"/>
                <w:szCs w:val="18"/>
              </w:rPr>
              <w:t xml:space="preserve">See </w:t>
            </w:r>
            <w:r w:rsidRPr="006D3DC0">
              <w:rPr>
                <w:sz w:val="18"/>
                <w:szCs w:val="18"/>
                <w:u w:val="single"/>
              </w:rPr>
              <w:t>Exhibit A</w:t>
            </w:r>
            <w:r w:rsidRPr="006D3DC0">
              <w:rPr>
                <w:sz w:val="18"/>
                <w:szCs w:val="18"/>
              </w:rPr>
              <w:t xml:space="preserve"> attached.</w:t>
            </w:r>
          </w:p>
          <w:p w14:paraId="2E910A81" w14:textId="77777777" w:rsidR="0004352D" w:rsidRPr="006D3DC0" w:rsidRDefault="0004352D">
            <w:pPr>
              <w:ind w:left="1422"/>
              <w:rPr>
                <w:b/>
                <w:bCs/>
                <w:sz w:val="18"/>
                <w:szCs w:val="18"/>
              </w:rPr>
            </w:pPr>
          </w:p>
        </w:tc>
      </w:tr>
      <w:tr w:rsidR="0004352D" w:rsidRPr="006D3DC0" w14:paraId="0E9BB002" w14:textId="77777777">
        <w:trPr>
          <w:trHeight w:val="432"/>
        </w:trPr>
        <w:tc>
          <w:tcPr>
            <w:tcW w:w="9180" w:type="dxa"/>
            <w:gridSpan w:val="2"/>
          </w:tcPr>
          <w:p w14:paraId="5448F995" w14:textId="77777777" w:rsidR="0004352D" w:rsidRPr="006D3DC0" w:rsidRDefault="0004352D">
            <w:pPr>
              <w:rPr>
                <w:b/>
                <w:bCs/>
                <w:sz w:val="18"/>
                <w:szCs w:val="18"/>
              </w:rPr>
            </w:pPr>
            <w:r w:rsidRPr="006D3DC0">
              <w:rPr>
                <w:b/>
                <w:bCs/>
                <w:sz w:val="18"/>
                <w:szCs w:val="18"/>
              </w:rPr>
              <w:t>Assessor's Tax Parcel Nos.:</w:t>
            </w:r>
            <w:r w:rsidRPr="006D3DC0">
              <w:rPr>
                <w:sz w:val="18"/>
                <w:szCs w:val="18"/>
              </w:rPr>
              <w:t xml:space="preserve"> </w:t>
            </w:r>
            <w:bookmarkStart w:id="28" w:name="AcctNos"/>
            <w:bookmarkEnd w:id="28"/>
          </w:p>
        </w:tc>
      </w:tr>
      <w:tr w:rsidR="0004352D" w:rsidRPr="006D3DC0" w14:paraId="183C9292" w14:textId="77777777">
        <w:trPr>
          <w:trHeight w:val="432"/>
        </w:trPr>
        <w:tc>
          <w:tcPr>
            <w:tcW w:w="9180" w:type="dxa"/>
            <w:gridSpan w:val="2"/>
          </w:tcPr>
          <w:p w14:paraId="05BBFF44" w14:textId="77777777" w:rsidR="0004352D" w:rsidRPr="006D3DC0" w:rsidRDefault="0004352D">
            <w:pPr>
              <w:rPr>
                <w:b/>
                <w:bCs/>
                <w:sz w:val="18"/>
                <w:szCs w:val="18"/>
              </w:rPr>
            </w:pPr>
            <w:r w:rsidRPr="006D3DC0">
              <w:rPr>
                <w:b/>
                <w:bCs/>
                <w:sz w:val="18"/>
                <w:szCs w:val="18"/>
              </w:rPr>
              <w:t>Reference Nos. of Documents Released or Assigned:</w:t>
            </w:r>
            <w:r w:rsidRPr="006D3DC0">
              <w:rPr>
                <w:sz w:val="18"/>
                <w:szCs w:val="18"/>
              </w:rPr>
              <w:t xml:space="preserve"> </w:t>
            </w:r>
            <w:bookmarkStart w:id="29" w:name="RefNos"/>
            <w:bookmarkEnd w:id="29"/>
          </w:p>
        </w:tc>
      </w:tr>
    </w:tbl>
    <w:p w14:paraId="66CFADB9" w14:textId="77777777" w:rsidR="0004352D" w:rsidRPr="006D3DC0" w:rsidRDefault="0004352D">
      <w:pPr>
        <w:rPr>
          <w:sz w:val="18"/>
          <w:szCs w:val="18"/>
        </w:rPr>
      </w:pPr>
    </w:p>
    <w:p w14:paraId="4848855F" w14:textId="77777777" w:rsidR="0004352D" w:rsidRPr="006D3DC0" w:rsidRDefault="0004352D">
      <w:pPr>
        <w:jc w:val="center"/>
        <w:rPr>
          <w:rFonts w:ascii="Times New Roman" w:hAnsi="Times New Roman" w:cs="Times New Roman"/>
          <w:sz w:val="22"/>
          <w:szCs w:val="22"/>
        </w:rPr>
      </w:pPr>
      <w:bookmarkStart w:id="30" w:name="DocTitle2"/>
      <w:bookmarkEnd w:id="30"/>
      <w:r w:rsidRPr="006D3DC0">
        <w:rPr>
          <w:rFonts w:ascii="Times New Roman" w:hAnsi="Times New Roman" w:cs="Times New Roman"/>
          <w:b/>
          <w:sz w:val="22"/>
          <w:szCs w:val="22"/>
        </w:rPr>
        <w:t>SPECIAL WARRANTY DEED</w:t>
      </w:r>
      <w:r w:rsidRPr="006D3DC0">
        <w:rPr>
          <w:rFonts w:ascii="Times New Roman" w:hAnsi="Times New Roman" w:cs="Times New Roman"/>
          <w:b/>
          <w:sz w:val="22"/>
          <w:szCs w:val="22"/>
        </w:rPr>
        <w:br/>
      </w:r>
    </w:p>
    <w:p w14:paraId="21316E52" w14:textId="59EBF09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THAT 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for and in consideration of the sum of Ten and No/100 Dollars ($10.00) and other good and valuable consideration to it in hand paid by ___________________, a 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grants, bargains, and conveys, unto the said Grantee all of its right, title and interest in that certain real property, together with buildings and improvements now or hereafter situated thereon and the lessor's or landlord's interest in all space leases or occupancy agreements covering all or any portion of such real property, buildings, or improvements situated in the City of __________, County of _____, State of Washington, more particularly described on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and made a part hereof for all purposes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00620D58" w14:textId="7777777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This Special Warranty Deed is made and accepted expressly subject to the matters set forth in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attached hereto and made a part hereof for all purposes.</w:t>
      </w:r>
    </w:p>
    <w:p w14:paraId="4CA69C5E"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Grantor, for itself and its successors in interest, does by these presents expressly limit the covenants of the deed to those herein expressed, and excludes all covenants arising or to arise by statutory or other implication, and does hereby covenant that against all persons whomsoever lawfully claiming or to claim by, through or under said Grantor and not otherwise, Grantor will forever warrant and defend the said described real estate.</w:t>
      </w:r>
    </w:p>
    <w:p w14:paraId="2EC9B338"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0AED30E1" w14:textId="77777777" w:rsidR="0004352D" w:rsidRPr="006D3DC0" w:rsidRDefault="0004352D">
      <w:pPr>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WITNESS WHEREOF, Grantor has executed this Special Warranty Deed as of this ___</w:t>
      </w:r>
      <w:proofErr w:type="spellStart"/>
      <w:r w:rsidRPr="006D3DC0">
        <w:rPr>
          <w:rFonts w:ascii="Times New Roman" w:hAnsi="Times New Roman" w:cs="Times New Roman"/>
          <w:sz w:val="22"/>
          <w:szCs w:val="22"/>
        </w:rPr>
        <w:t>th</w:t>
      </w:r>
      <w:proofErr w:type="spellEnd"/>
      <w:r w:rsidRPr="006D3DC0">
        <w:rPr>
          <w:rFonts w:ascii="Times New Roman" w:hAnsi="Times New Roman" w:cs="Times New Roman"/>
          <w:sz w:val="22"/>
          <w:szCs w:val="22"/>
        </w:rPr>
        <w:t xml:space="preserve"> day of _______________, 20____.</w:t>
      </w:r>
    </w:p>
    <w:p w14:paraId="4878F0C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62BA796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GRANTOR:</w:t>
      </w:r>
    </w:p>
    <w:p w14:paraId="26D066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3FBB61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0A84B1E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A88FF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20A84D1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3A2AB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2A48F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3E2D0F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61B96B0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14C0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Signature must be </w:t>
      </w:r>
      <w:proofErr w:type="gramStart"/>
      <w:r w:rsidRPr="006D3DC0">
        <w:rPr>
          <w:rFonts w:ascii="Times New Roman" w:hAnsi="Times New Roman" w:cs="Times New Roman"/>
          <w:sz w:val="22"/>
          <w:szCs w:val="22"/>
        </w:rPr>
        <w:t>acknowledged</w:t>
      </w:r>
      <w:proofErr w:type="gramEnd"/>
    </w:p>
    <w:p w14:paraId="7D8AD7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Attach Legal Description </w:t>
      </w:r>
    </w:p>
    <w:p w14:paraId="5276D4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Attach Permitted Exceptions</w:t>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C</w:t>
      </w:r>
    </w:p>
    <w:p w14:paraId="71BCFA1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79D45BB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Bill of Sale</w:t>
      </w:r>
    </w:p>
    <w:p w14:paraId="62D051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CE008B5" w14:textId="568D136F"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For good and valuable consideration the receipt of which is hereby acknowledged, 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does hereby sell, transfer and convey to ______________________, a ________________________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personal property owned by Seller and located on or in or used in connection with the Property (as such term is defined in that certain Purchase and Sale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 an Effective Date (as defined in the Purchase Agreement) of _________________, 20___, by and between Seller and ______________, a _____________ including, without limitation, those items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and incorporated herein by this reference.  The terms of the Purchase Agreement with respect to this Bill of Sale and the property conveyed in this Bill of Sale are incorporated herein by reference.</w:t>
      </w:r>
    </w:p>
    <w:p w14:paraId="69BAE7A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62B6A" w14:textId="1E666F2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Seller hereby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Seller is the lawful owner of such personal property, and that such personal property is free and clear of all liens, encumbrances, conditional sales contracts, security interests and claims.</w:t>
      </w:r>
    </w:p>
    <w:p w14:paraId="7ECC665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27FC3F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as of ________________, 20____.</w:t>
      </w:r>
    </w:p>
    <w:p w14:paraId="7A8EC8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B87A0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SELLER:</w:t>
      </w:r>
    </w:p>
    <w:p w14:paraId="0A2DDD9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C99F6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________________________________</w:t>
      </w:r>
    </w:p>
    <w:p w14:paraId="597FD8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9B2FC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484217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C055D2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4D26E9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77EA5C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p>
    <w:p w14:paraId="5B43FC6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5A36ED8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Bill of Sale</w:t>
      </w:r>
    </w:p>
    <w:p w14:paraId="08436C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DAFBC4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9D677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[Personal Property of Personal Property Included in the Sale]</w:t>
      </w:r>
    </w:p>
    <w:p w14:paraId="33B68B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D</w:t>
      </w:r>
    </w:p>
    <w:p w14:paraId="32038D9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u w:val="single"/>
        </w:rPr>
      </w:pPr>
    </w:p>
    <w:p w14:paraId="4D5C4EF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Assignment and Assumption of Leases</w:t>
      </w:r>
    </w:p>
    <w:p w14:paraId="694D79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361B16" w14:textId="719B35B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LEASES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_____________________, 20____, is between ____________________, a 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___________________________, a 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2B9F2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8DC594" w14:textId="2E4D9568"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is the lessor under certain leases executed with respect to the Property (as defined below), which leases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Leases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3E18E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3574AA" w14:textId="1A679B9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_________________, 20___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60C971A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B1AE47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as landlord under the Leases to Assignee, and Assignee desires to accept the assignment thereof, on the terms and conditions set forth below.</w:t>
      </w:r>
    </w:p>
    <w:p w14:paraId="41BBBB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1A59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3FEB0B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3723640B" w14:textId="4F4B154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Leases;</w:t>
      </w:r>
    </w:p>
    <w:p w14:paraId="63C1B9F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08D709" w14:textId="0771FBAC"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the Assignor's obligations under the Leases.</w:t>
      </w:r>
    </w:p>
    <w:p w14:paraId="602E299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5FF78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Leases and agrees to indemnify Assignor against and hold Assignor harmless from any and all Claims originating on or subsequent to the Conveyance Date and arising out of the Assignee's obligations under the Leases.</w:t>
      </w:r>
    </w:p>
    <w:p w14:paraId="14CB1C1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4F020F6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1D15A2D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2158D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and inure to the benefit of the parties hereto and their respective successors and assigns.</w:t>
      </w:r>
    </w:p>
    <w:p w14:paraId="6FE1DDC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70544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30145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2FFCB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03FE00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B50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441C63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102EEEA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r w:rsidRPr="006D3DC0">
        <w:rPr>
          <w:rFonts w:ascii="Times New Roman" w:hAnsi="Times New Roman" w:cs="Times New Roman"/>
          <w:sz w:val="22"/>
          <w:szCs w:val="22"/>
        </w:rPr>
        <w:t>_____________________________</w:t>
      </w:r>
    </w:p>
    <w:p w14:paraId="73860AF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8600D4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E9814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4126F9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24EEC8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8D51C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2A43DF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41E8C9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88E3E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09B68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34F5E2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800EF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6F779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1516C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272C23A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Leases</w:t>
      </w:r>
    </w:p>
    <w:p w14:paraId="635FCA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CE889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Leases – Rent Roll)</w:t>
      </w:r>
    </w:p>
    <w:p w14:paraId="2FF8C7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E</w:t>
      </w:r>
    </w:p>
    <w:p w14:paraId="296A6C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2C30A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Assignment and Assumption of Contracts and Intangibles</w:t>
      </w:r>
    </w:p>
    <w:p w14:paraId="3F6C1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1B672FB" w14:textId="5528CC8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CONTRACTS AND INTANGIBLES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_________________, 20____, is between ______________., a 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 a 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F65C8F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EDBBE5E" w14:textId="286D1F2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has entered into certain service contracts which affect the Property (as defined below), which service contracts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0F22E1A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838BFA1" w14:textId="1BB247E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________________, 20____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441C61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C7CA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in the Contracts and in certain intangible personal property with respect to the Property to Assignee, and Assignee desires to accept the assignment thereof, on the terms and conditions set forth below.</w:t>
      </w:r>
      <w:r w:rsidRPr="006D3DC0">
        <w:rPr>
          <w:rFonts w:ascii="Times New Roman" w:hAnsi="Times New Roman" w:cs="Times New Roman"/>
          <w:sz w:val="22"/>
          <w:szCs w:val="22"/>
        </w:rPr>
        <w:tab/>
      </w:r>
    </w:p>
    <w:p w14:paraId="7EB3F03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14A8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2B94342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6FA23FDE" w14:textId="14B46411"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Contracts and any intangible property now owned by Assignor in connection with the Property, excluding claims by Assignor, if any, arising out of matters occurring before the Conveyance Date;</w:t>
      </w:r>
    </w:p>
    <w:p w14:paraId="3E7917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7C84A7" w14:textId="441BD4F0"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Assignor's obligations under the Contracts.</w:t>
      </w:r>
    </w:p>
    <w:p w14:paraId="31F9D52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742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Contracts and agrees to indemnify Assignor against and hold Assignor harmless from any and all Claims originating on or subsequent to the Conveyance Date and arising out of the Assignee's obligations under the Contracts.</w:t>
      </w:r>
    </w:p>
    <w:p w14:paraId="7C5819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E8C3F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2EB2AD3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AC636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 inure to the benefit of the parties hereto and their respective successors and assigns.</w:t>
      </w:r>
    </w:p>
    <w:p w14:paraId="4B6D94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5DC1E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288E05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B7EBB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77E5B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51D8F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35FE6C0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lastRenderedPageBreak/>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br/>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7C8233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29F098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0E0C290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38DFF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A0FF6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307291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64B2E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7D3670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C8B778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D7541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166FBAD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75F2FA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B4154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3CF044B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6888B8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Contracts and Intangible Property</w:t>
      </w:r>
    </w:p>
    <w:p w14:paraId="60193F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980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Contracts)</w:t>
      </w:r>
    </w:p>
    <w:p w14:paraId="3AF8CCF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G</w:t>
      </w:r>
    </w:p>
    <w:p w14:paraId="1A9C302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4F0528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Certificate of Rent Roll</w:t>
      </w:r>
    </w:p>
    <w:p w14:paraId="429C24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B34C3B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p>
    <w:p w14:paraId="324638C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r w:rsidRPr="006D3DC0">
        <w:rPr>
          <w:rFonts w:ascii="Times New Roman" w:hAnsi="Times New Roman" w:cs="Times New Roman"/>
          <w:sz w:val="22"/>
          <w:szCs w:val="22"/>
        </w:rPr>
        <w:t xml:space="preserve">To: </w:t>
      </w:r>
      <w:r w:rsidRPr="006D3DC0">
        <w:rPr>
          <w:rFonts w:ascii="Times New Roman" w:hAnsi="Times New Roman" w:cs="Times New Roman"/>
          <w:sz w:val="22"/>
          <w:szCs w:val="22"/>
        </w:rPr>
        <w:tab/>
        <w:t>__________________________</w:t>
      </w:r>
    </w:p>
    <w:p w14:paraId="4AFCDB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w:t>
      </w:r>
    </w:p>
    <w:p w14:paraId="6178A46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w:t>
      </w:r>
    </w:p>
    <w:p w14:paraId="6C46E10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763471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Ladies and Gentlemen:</w:t>
      </w:r>
    </w:p>
    <w:p w14:paraId="5504B3B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306F9374" w14:textId="3D32A5DD"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You are hereby advised that the undersigned is the owner of those certain premises comprising the real property and improvements located at _________________________ Washington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The undersigned hereby represents and warrants that to its actual knowledge, without investigating, the information in the attached Rent Roll is true and correct in all material respects as of __________________, 20___.</w:t>
      </w:r>
    </w:p>
    <w:p w14:paraId="43789B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4EEF5E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undersigned makes this representation and warranty for your benefit and protection with the understanding that you intend to rely upon this statement in connection with your intended purchase of the Property from the undersigned.</w:t>
      </w:r>
    </w:p>
    <w:p w14:paraId="5E5D0BF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2A1DE0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________________, 20___</w:t>
      </w:r>
    </w:p>
    <w:p w14:paraId="06CF62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FCC5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88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683E13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071C7C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180962B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B1C45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u w:val="single"/>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98472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w:t>
      </w:r>
      <w:r w:rsidRPr="006D3DC0">
        <w:rPr>
          <w:rFonts w:ascii="Times New Roman" w:hAnsi="Times New Roman" w:cs="Times New Roman"/>
          <w:sz w:val="22"/>
          <w:szCs w:val="22"/>
        </w:rPr>
        <w:cr/>
      </w:r>
      <w:r w:rsidRPr="006D3DC0">
        <w:rPr>
          <w:rFonts w:ascii="Times New Roman" w:hAnsi="Times New Roman" w:cs="Times New Roman"/>
          <w:sz w:val="22"/>
          <w:szCs w:val="22"/>
        </w:rPr>
        <w:cr/>
      </w:r>
    </w:p>
    <w:p w14:paraId="5AEEFD95"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sz w:val="22"/>
          <w:szCs w:val="22"/>
        </w:rPr>
        <w:br w:type="page"/>
      </w:r>
      <w:r w:rsidRPr="006D3DC0">
        <w:rPr>
          <w:rFonts w:ascii="Times New Roman" w:hAnsi="Times New Roman" w:cs="Times New Roman"/>
          <w:b/>
          <w:sz w:val="22"/>
          <w:szCs w:val="22"/>
        </w:rPr>
        <w:lastRenderedPageBreak/>
        <w:t>EXHIBIT H</w:t>
      </w:r>
    </w:p>
    <w:p w14:paraId="1D83297A"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4BDAF9D2"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Form of Estoppel Certificate</w:t>
      </w:r>
    </w:p>
    <w:p w14:paraId="2AAED897"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0B7D088"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6C7A34E"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63D0E6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br w:type="page"/>
      </w:r>
      <w:r w:rsidRPr="006D3DC0">
        <w:rPr>
          <w:rFonts w:ascii="Times New Roman" w:hAnsi="Times New Roman" w:cs="Times New Roman"/>
          <w:b/>
          <w:sz w:val="22"/>
          <w:szCs w:val="22"/>
        </w:rPr>
        <w:lastRenderedPageBreak/>
        <w:t>SCHEDULE 1</w:t>
      </w:r>
    </w:p>
    <w:p w14:paraId="59EA4F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0CFD985A" w14:textId="77777777"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Due Diligence Checklist</w:t>
      </w:r>
    </w:p>
    <w:p w14:paraId="77CA6565" w14:textId="77777777" w:rsidR="0004352D" w:rsidRPr="006D3DC0" w:rsidRDefault="0004352D">
      <w:pPr>
        <w:jc w:val="center"/>
        <w:rPr>
          <w:rFonts w:ascii="Times New Roman" w:hAnsi="Times New Roman" w:cs="Times New Roman"/>
          <w:b/>
          <w:sz w:val="22"/>
          <w:szCs w:val="22"/>
        </w:rPr>
      </w:pPr>
    </w:p>
    <w:p w14:paraId="2AA0D671" w14:textId="77777777" w:rsidR="0004352D" w:rsidRPr="006D3DC0" w:rsidRDefault="0004352D">
      <w:pPr>
        <w:jc w:val="center"/>
        <w:rPr>
          <w:sz w:val="18"/>
          <w:szCs w:val="18"/>
        </w:rPr>
      </w:pPr>
    </w:p>
    <w:p w14:paraId="774F858A" w14:textId="77777777" w:rsidR="0004352D" w:rsidRPr="006D3DC0" w:rsidRDefault="0004352D">
      <w:pPr>
        <w:jc w:val="center"/>
        <w:rPr>
          <w:sz w:val="18"/>
          <w:szCs w:val="18"/>
        </w:rPr>
      </w:pPr>
    </w:p>
    <w:p w14:paraId="40C2ECD4" w14:textId="77777777" w:rsidR="00E42E6D" w:rsidRPr="006D3DC0" w:rsidRDefault="00E42E6D">
      <w:pPr>
        <w:jc w:val="center"/>
        <w:rPr>
          <w:sz w:val="18"/>
          <w:szCs w:val="18"/>
        </w:rPr>
      </w:pPr>
    </w:p>
    <w:sectPr w:rsidR="00E42E6D" w:rsidRPr="006D3DC0" w:rsidSect="00BD4E38">
      <w:footerReference w:type="default" r:id="rId7"/>
      <w:footerReference w:type="first" r:id="rId8"/>
      <w:pgSz w:w="12240" w:h="15840" w:code="1"/>
      <w:pgMar w:top="1440" w:right="1440" w:bottom="1008"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84263" w14:textId="77777777" w:rsidR="00025EFC" w:rsidRDefault="00025EFC">
      <w:r>
        <w:separator/>
      </w:r>
    </w:p>
  </w:endnote>
  <w:endnote w:type="continuationSeparator" w:id="0">
    <w:p w14:paraId="32516117" w14:textId="77777777" w:rsidR="00025EFC" w:rsidRDefault="0002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MT Cond">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686BF" w14:textId="1961512C" w:rsidR="00B66148" w:rsidRDefault="00B66148" w:rsidP="00B66148">
    <w:pPr>
      <w:pStyle w:val="Footer"/>
      <w:tabs>
        <w:tab w:val="clear" w:pos="4320"/>
        <w:tab w:val="clear" w:pos="8640"/>
        <w:tab w:val="center" w:pos="4520"/>
        <w:tab w:val="right" w:pos="9360"/>
      </w:tabs>
      <w:rPr>
        <w:sz w:val="16"/>
      </w:rPr>
    </w:pPr>
    <w:r>
      <w:rPr>
        <w:sz w:val="16"/>
      </w:rPr>
      <w:tab/>
      <w:t xml:space="preserve">- </w:t>
    </w:r>
    <w:r>
      <w:rPr>
        <w:sz w:val="16"/>
      </w:rPr>
      <w:fldChar w:fldCharType="begin"/>
    </w:r>
    <w:r>
      <w:rPr>
        <w:sz w:val="16"/>
      </w:rPr>
      <w:instrText xml:space="preserve"> PAGE  \* MERGEFORMAT </w:instrText>
    </w:r>
    <w:r>
      <w:rPr>
        <w:sz w:val="16"/>
      </w:rPr>
      <w:fldChar w:fldCharType="separate"/>
    </w:r>
    <w:r w:rsidR="0050506C">
      <w:rPr>
        <w:noProof/>
        <w:sz w:val="16"/>
      </w:rPr>
      <w:t>2</w:t>
    </w:r>
    <w:r>
      <w:rPr>
        <w:sz w:val="16"/>
      </w:rPr>
      <w:fldChar w:fldCharType="end"/>
    </w:r>
    <w:r>
      <w:rPr>
        <w:sz w:val="16"/>
      </w:rPr>
      <w:t xml:space="preserve"> -</w:t>
    </w:r>
    <w:r>
      <w:rPr>
        <w:sz w:val="16"/>
      </w:rPr>
      <w:tab/>
    </w:r>
  </w:p>
  <w:p w14:paraId="23BC3457" w14:textId="19CAEFE1" w:rsidR="00B66148" w:rsidRPr="00B66148" w:rsidRDefault="00B66148" w:rsidP="00B66148">
    <w:pPr>
      <w:pStyle w:val="Footer"/>
      <w:tabs>
        <w:tab w:val="clear" w:pos="4320"/>
        <w:tab w:val="clear" w:pos="8640"/>
        <w:tab w:val="center" w:pos="4520"/>
        <w:tab w:val="right" w:pos="9360"/>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D8E48" w14:textId="77777777" w:rsidR="0004352D" w:rsidRDefault="0004352D" w:rsidP="00B66148">
    <w:pPr>
      <w:pStyle w:val="Footer"/>
      <w:tabs>
        <w:tab w:val="clear" w:pos="4320"/>
        <w:tab w:val="clear" w:pos="8640"/>
        <w:tab w:val="center" w:pos="4520"/>
        <w:tab w:val="right" w:pos="9360"/>
      </w:tabs>
      <w:rPr>
        <w:sz w:val="16"/>
      </w:rPr>
    </w:pPr>
  </w:p>
  <w:p w14:paraId="55782337" w14:textId="77777777" w:rsidR="00B66148" w:rsidRDefault="00B66148" w:rsidP="00B66148">
    <w:pPr>
      <w:pStyle w:val="Footer"/>
      <w:tabs>
        <w:tab w:val="clear" w:pos="4320"/>
        <w:tab w:val="clear" w:pos="8640"/>
        <w:tab w:val="center" w:pos="4520"/>
        <w:tab w:val="right" w:pos="9360"/>
      </w:tabs>
      <w:rPr>
        <w:sz w:val="16"/>
      </w:rPr>
    </w:pPr>
    <w:r>
      <w:rPr>
        <w:sz w:val="16"/>
      </w:rPr>
      <w:t>2833/006 10/01/14</w:t>
    </w:r>
    <w:r>
      <w:rPr>
        <w:sz w:val="16"/>
      </w:rPr>
      <w:tab/>
      <w:t xml:space="preserve">- </w:t>
    </w:r>
    <w:r>
      <w:rPr>
        <w:sz w:val="16"/>
      </w:rPr>
      <w:fldChar w:fldCharType="begin"/>
    </w:r>
    <w:r>
      <w:rPr>
        <w:sz w:val="16"/>
      </w:rPr>
      <w:instrText xml:space="preserve"> PAGE  \* MERGEFORMAT </w:instrText>
    </w:r>
    <w:r>
      <w:rPr>
        <w:sz w:val="16"/>
      </w:rPr>
      <w:fldChar w:fldCharType="separate"/>
    </w:r>
    <w:r w:rsidR="00EC6C11">
      <w:rPr>
        <w:noProof/>
        <w:sz w:val="16"/>
      </w:rPr>
      <w:t>16</w:t>
    </w:r>
    <w:r>
      <w:rPr>
        <w:sz w:val="16"/>
      </w:rPr>
      <w:fldChar w:fldCharType="end"/>
    </w:r>
    <w:r>
      <w:rPr>
        <w:sz w:val="16"/>
      </w:rPr>
      <w:t xml:space="preserve"> -</w:t>
    </w:r>
    <w:r>
      <w:rPr>
        <w:sz w:val="16"/>
      </w:rPr>
      <w:tab/>
      <w:t>seller psa income property</w:t>
    </w:r>
  </w:p>
  <w:p w14:paraId="7CEBE49F" w14:textId="77777777" w:rsidR="00B66148" w:rsidRPr="00B66148" w:rsidRDefault="00B66148" w:rsidP="00B66148">
    <w:pPr>
      <w:pStyle w:val="Footer"/>
      <w:tabs>
        <w:tab w:val="clear" w:pos="4320"/>
        <w:tab w:val="clear" w:pos="8640"/>
        <w:tab w:val="center" w:pos="4520"/>
        <w:tab w:val="right" w:pos="9360"/>
      </w:tabs>
      <w:rPr>
        <w:sz w:val="16"/>
      </w:rPr>
    </w:pPr>
    <w:r>
      <w:rPr>
        <w:sz w:val="16"/>
      </w:rPr>
      <w:t>tread\Intracorp\Forms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F5895" w14:textId="77777777" w:rsidR="00025EFC" w:rsidRDefault="00025EFC">
      <w:r>
        <w:separator/>
      </w:r>
    </w:p>
  </w:footnote>
  <w:footnote w:type="continuationSeparator" w:id="0">
    <w:p w14:paraId="24FCFCDC" w14:textId="77777777" w:rsidR="00025EFC" w:rsidRDefault="00025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C43E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E204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6D3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16CC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DC40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A6F2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6661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B4B0B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DE62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A033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singleLevel"/>
    <w:tmpl w:val="00000000"/>
    <w:lvl w:ilvl="0">
      <w:start w:val="1"/>
      <w:numFmt w:val="lowerLetter"/>
      <w:pStyle w:val="a"/>
      <w:lvlText w:val="%1."/>
      <w:lvlJc w:val="left"/>
      <w:pPr>
        <w:tabs>
          <w:tab w:val="num" w:pos="720"/>
        </w:tabs>
      </w:pPr>
      <w:rPr>
        <w:rFonts w:ascii="Times New Roman" w:hAnsi="Times New Roman"/>
        <w:sz w:val="24"/>
      </w:rPr>
    </w:lvl>
  </w:abstractNum>
  <w:abstractNum w:abstractNumId="11" w15:restartNumberingAfterBreak="0">
    <w:nsid w:val="0D18111C"/>
    <w:multiLevelType w:val="hybridMultilevel"/>
    <w:tmpl w:val="40845F2C"/>
    <w:lvl w:ilvl="0" w:tplc="A9BAD070">
      <w:start w:val="1"/>
      <w:numFmt w:val="decimal"/>
      <w:lvlText w:val="%1."/>
      <w:lvlJc w:val="left"/>
      <w:pPr>
        <w:tabs>
          <w:tab w:val="num" w:pos="0"/>
        </w:tabs>
        <w:ind w:left="0" w:firstLine="720"/>
      </w:pPr>
      <w:rPr>
        <w:rFonts w:hint="default"/>
        <w:b w:val="0"/>
        <w:i w:val="0"/>
      </w:rPr>
    </w:lvl>
    <w:lvl w:ilvl="1" w:tplc="E0F47F80">
      <w:start w:val="1"/>
      <w:numFmt w:val="lowerLetter"/>
      <w:lvlText w:val="(%2)"/>
      <w:lvlJc w:val="left"/>
      <w:pPr>
        <w:tabs>
          <w:tab w:val="num" w:pos="0"/>
        </w:tabs>
        <w:ind w:left="0" w:firstLine="1440"/>
      </w:pPr>
      <w:rPr>
        <w:rFonts w:hint="default"/>
      </w:rPr>
    </w:lvl>
    <w:lvl w:ilvl="2" w:tplc="EE9468DE">
      <w:start w:val="1"/>
      <w:numFmt w:val="lowerRoman"/>
      <w:lvlText w:val="(%3)"/>
      <w:lvlJc w:val="right"/>
      <w:pPr>
        <w:tabs>
          <w:tab w:val="num" w:pos="720"/>
        </w:tabs>
        <w:ind w:left="720" w:firstLine="1440"/>
      </w:pPr>
      <w:rPr>
        <w:rFonts w:hint="default"/>
        <w:b w:val="0"/>
        <w:i w:val="0"/>
      </w:rPr>
    </w:lvl>
    <w:lvl w:ilvl="3" w:tplc="7982FE5A">
      <w:start w:val="1"/>
      <w:numFmt w:val="decimal"/>
      <w:lvlText w:val="(%4)"/>
      <w:lvlJc w:val="left"/>
      <w:pPr>
        <w:tabs>
          <w:tab w:val="num" w:pos="0"/>
        </w:tabs>
        <w:ind w:left="0" w:firstLine="2880"/>
      </w:pPr>
      <w:rPr>
        <w:rFonts w:hint="default"/>
        <w:b w:val="0"/>
        <w:i w:val="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rPr>
        <w:rFonts w:hint="default"/>
        <w:b w:val="0"/>
        <w:i w:val="0"/>
      </w:r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351441C"/>
    <w:multiLevelType w:val="hybridMultilevel"/>
    <w:tmpl w:val="72B28CA0"/>
    <w:lvl w:ilvl="0" w:tplc="8B98C720">
      <w:start w:val="1"/>
      <w:numFmt w:val="lowerLetter"/>
      <w:lvlText w:val="(%1)"/>
      <w:lvlJc w:val="left"/>
      <w:pPr>
        <w:tabs>
          <w:tab w:val="num" w:pos="0"/>
        </w:tabs>
        <w:ind w:left="0" w:firstLine="14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3FC5E9F"/>
    <w:multiLevelType w:val="hybridMultilevel"/>
    <w:tmpl w:val="AEC2E95A"/>
    <w:lvl w:ilvl="0" w:tplc="0409000F">
      <w:start w:val="1"/>
      <w:numFmt w:val="decimal"/>
      <w:lvlText w:val="%1."/>
      <w:lvlJc w:val="left"/>
      <w:pPr>
        <w:tabs>
          <w:tab w:val="num" w:pos="1447"/>
        </w:tabs>
        <w:ind w:left="1447" w:hanging="360"/>
      </w:pPr>
    </w:lvl>
    <w:lvl w:ilvl="1" w:tplc="04090019" w:tentative="1">
      <w:start w:val="1"/>
      <w:numFmt w:val="lowerLetter"/>
      <w:lvlText w:val="%2."/>
      <w:lvlJc w:val="left"/>
      <w:pPr>
        <w:tabs>
          <w:tab w:val="num" w:pos="2167"/>
        </w:tabs>
        <w:ind w:left="2167" w:hanging="360"/>
      </w:pPr>
    </w:lvl>
    <w:lvl w:ilvl="2" w:tplc="0409001B" w:tentative="1">
      <w:start w:val="1"/>
      <w:numFmt w:val="lowerRoman"/>
      <w:lvlText w:val="%3."/>
      <w:lvlJc w:val="right"/>
      <w:pPr>
        <w:tabs>
          <w:tab w:val="num" w:pos="2887"/>
        </w:tabs>
        <w:ind w:left="2887" w:hanging="180"/>
      </w:pPr>
    </w:lvl>
    <w:lvl w:ilvl="3" w:tplc="0409000F" w:tentative="1">
      <w:start w:val="1"/>
      <w:numFmt w:val="decimal"/>
      <w:lvlText w:val="%4."/>
      <w:lvlJc w:val="left"/>
      <w:pPr>
        <w:tabs>
          <w:tab w:val="num" w:pos="3607"/>
        </w:tabs>
        <w:ind w:left="3607" w:hanging="360"/>
      </w:pPr>
    </w:lvl>
    <w:lvl w:ilvl="4" w:tplc="04090019" w:tentative="1">
      <w:start w:val="1"/>
      <w:numFmt w:val="lowerLetter"/>
      <w:lvlText w:val="%5."/>
      <w:lvlJc w:val="left"/>
      <w:pPr>
        <w:tabs>
          <w:tab w:val="num" w:pos="4327"/>
        </w:tabs>
        <w:ind w:left="4327" w:hanging="360"/>
      </w:pPr>
    </w:lvl>
    <w:lvl w:ilvl="5" w:tplc="0409001B" w:tentative="1">
      <w:start w:val="1"/>
      <w:numFmt w:val="lowerRoman"/>
      <w:lvlText w:val="%6."/>
      <w:lvlJc w:val="right"/>
      <w:pPr>
        <w:tabs>
          <w:tab w:val="num" w:pos="5047"/>
        </w:tabs>
        <w:ind w:left="5047" w:hanging="180"/>
      </w:pPr>
    </w:lvl>
    <w:lvl w:ilvl="6" w:tplc="0409000F" w:tentative="1">
      <w:start w:val="1"/>
      <w:numFmt w:val="decimal"/>
      <w:lvlText w:val="%7."/>
      <w:lvlJc w:val="left"/>
      <w:pPr>
        <w:tabs>
          <w:tab w:val="num" w:pos="5767"/>
        </w:tabs>
        <w:ind w:left="5767" w:hanging="360"/>
      </w:pPr>
    </w:lvl>
    <w:lvl w:ilvl="7" w:tplc="04090019" w:tentative="1">
      <w:start w:val="1"/>
      <w:numFmt w:val="lowerLetter"/>
      <w:lvlText w:val="%8."/>
      <w:lvlJc w:val="left"/>
      <w:pPr>
        <w:tabs>
          <w:tab w:val="num" w:pos="6487"/>
        </w:tabs>
        <w:ind w:left="6487" w:hanging="360"/>
      </w:pPr>
    </w:lvl>
    <w:lvl w:ilvl="8" w:tplc="0409001B" w:tentative="1">
      <w:start w:val="1"/>
      <w:numFmt w:val="lowerRoman"/>
      <w:lvlText w:val="%9."/>
      <w:lvlJc w:val="right"/>
      <w:pPr>
        <w:tabs>
          <w:tab w:val="num" w:pos="7207"/>
        </w:tabs>
        <w:ind w:left="7207" w:hanging="180"/>
      </w:pPr>
    </w:lvl>
  </w:abstractNum>
  <w:abstractNum w:abstractNumId="14" w15:restartNumberingAfterBreak="0">
    <w:nsid w:val="170D78C7"/>
    <w:multiLevelType w:val="hybridMultilevel"/>
    <w:tmpl w:val="8B22292C"/>
    <w:lvl w:ilvl="0" w:tplc="65CE11F0">
      <w:start w:val="1"/>
      <w:numFmt w:val="decimal"/>
      <w:lvlText w:val="%1."/>
      <w:lvlJc w:val="left"/>
      <w:pPr>
        <w:tabs>
          <w:tab w:val="num" w:pos="720"/>
        </w:tabs>
        <w:ind w:left="72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9E44B75"/>
    <w:multiLevelType w:val="hybridMultilevel"/>
    <w:tmpl w:val="1D1637C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6" w15:restartNumberingAfterBreak="0">
    <w:nsid w:val="3A825275"/>
    <w:multiLevelType w:val="hybridMultilevel"/>
    <w:tmpl w:val="47C6F96E"/>
    <w:lvl w:ilvl="0" w:tplc="CB506876">
      <w:start w:val="1"/>
      <w:numFmt w:val="upperLetter"/>
      <w:lvlText w:val="(%1)"/>
      <w:lvlJc w:val="left"/>
      <w:pPr>
        <w:tabs>
          <w:tab w:val="num" w:pos="0"/>
        </w:tabs>
        <w:ind w:left="0" w:firstLine="288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1163CEF"/>
    <w:multiLevelType w:val="multilevel"/>
    <w:tmpl w:val="558E8C3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8" w15:restartNumberingAfterBreak="0">
    <w:nsid w:val="42527EB1"/>
    <w:multiLevelType w:val="multilevel"/>
    <w:tmpl w:val="648A8F40"/>
    <w:lvl w:ilvl="0">
      <w:start w:val="1"/>
      <w:numFmt w:val="decimal"/>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447328B3"/>
    <w:multiLevelType w:val="hybridMultilevel"/>
    <w:tmpl w:val="1C7AC47A"/>
    <w:lvl w:ilvl="0" w:tplc="CB506876">
      <w:start w:val="1"/>
      <w:numFmt w:val="upperLetter"/>
      <w:lvlText w:val="(%1)"/>
      <w:lvlJc w:val="left"/>
      <w:pPr>
        <w:tabs>
          <w:tab w:val="num" w:pos="1440"/>
        </w:tabs>
        <w:ind w:left="1440" w:firstLine="288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0" w15:restartNumberingAfterBreak="0">
    <w:nsid w:val="473D42EC"/>
    <w:multiLevelType w:val="multilevel"/>
    <w:tmpl w:val="2AB0307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1" w15:restartNumberingAfterBreak="0">
    <w:nsid w:val="6B2D5889"/>
    <w:multiLevelType w:val="multilevel"/>
    <w:tmpl w:val="C25CFFA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F822FE3"/>
    <w:multiLevelType w:val="multilevel"/>
    <w:tmpl w:val="5F8027AC"/>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710F1813"/>
    <w:multiLevelType w:val="hybridMultilevel"/>
    <w:tmpl w:val="93A488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C95A64"/>
    <w:multiLevelType w:val="multilevel"/>
    <w:tmpl w:val="03EE30CE"/>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upperLetter"/>
      <w:lvlText w:val="(%4)"/>
      <w:lvlJc w:val="left"/>
      <w:pPr>
        <w:tabs>
          <w:tab w:val="num" w:pos="0"/>
        </w:tabs>
        <w:ind w:left="0" w:firstLine="2880"/>
      </w:pPr>
      <w:rPr>
        <w:rFonts w:hint="default"/>
      </w:r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5" w15:restartNumberingAfterBreak="0">
    <w:nsid w:val="7A9B5415"/>
    <w:multiLevelType w:val="hybridMultilevel"/>
    <w:tmpl w:val="D19A88F2"/>
    <w:lvl w:ilvl="0" w:tplc="65CE11F0">
      <w:start w:val="1"/>
      <w:numFmt w:val="decimal"/>
      <w:lvlText w:val="%1."/>
      <w:lvlJc w:val="left"/>
      <w:pPr>
        <w:tabs>
          <w:tab w:val="num" w:pos="1440"/>
        </w:tabs>
        <w:ind w:left="1440" w:firstLine="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6" w15:restartNumberingAfterBreak="0">
    <w:nsid w:val="7FB94232"/>
    <w:multiLevelType w:val="multilevel"/>
    <w:tmpl w:val="5756DD6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16cid:durableId="900213438">
    <w:abstractNumId w:val="9"/>
  </w:num>
  <w:num w:numId="2" w16cid:durableId="1323120147">
    <w:abstractNumId w:val="7"/>
  </w:num>
  <w:num w:numId="3" w16cid:durableId="497580544">
    <w:abstractNumId w:val="6"/>
  </w:num>
  <w:num w:numId="4" w16cid:durableId="40831280">
    <w:abstractNumId w:val="5"/>
  </w:num>
  <w:num w:numId="5" w16cid:durableId="249239885">
    <w:abstractNumId w:val="4"/>
  </w:num>
  <w:num w:numId="6" w16cid:durableId="767432760">
    <w:abstractNumId w:val="8"/>
  </w:num>
  <w:num w:numId="7" w16cid:durableId="24986851">
    <w:abstractNumId w:val="3"/>
  </w:num>
  <w:num w:numId="8" w16cid:durableId="1815291027">
    <w:abstractNumId w:val="2"/>
  </w:num>
  <w:num w:numId="9" w16cid:durableId="494884369">
    <w:abstractNumId w:val="1"/>
  </w:num>
  <w:num w:numId="10" w16cid:durableId="1300763227">
    <w:abstractNumId w:val="0"/>
  </w:num>
  <w:num w:numId="11" w16cid:durableId="901063291">
    <w:abstractNumId w:val="13"/>
  </w:num>
  <w:num w:numId="12" w16cid:durableId="408230465">
    <w:abstractNumId w:val="21"/>
  </w:num>
  <w:num w:numId="13" w16cid:durableId="912011389">
    <w:abstractNumId w:val="18"/>
  </w:num>
  <w:num w:numId="14" w16cid:durableId="1706909574">
    <w:abstractNumId w:val="20"/>
  </w:num>
  <w:num w:numId="15" w16cid:durableId="504787404">
    <w:abstractNumId w:val="12"/>
  </w:num>
  <w:num w:numId="16" w16cid:durableId="1049569300">
    <w:abstractNumId w:val="17"/>
  </w:num>
  <w:num w:numId="17" w16cid:durableId="573054361">
    <w:abstractNumId w:val="26"/>
  </w:num>
  <w:num w:numId="18" w16cid:durableId="482626569">
    <w:abstractNumId w:val="22"/>
  </w:num>
  <w:num w:numId="19" w16cid:durableId="621496589">
    <w:abstractNumId w:val="16"/>
  </w:num>
  <w:num w:numId="20" w16cid:durableId="1445539076">
    <w:abstractNumId w:val="19"/>
  </w:num>
  <w:num w:numId="21" w16cid:durableId="1140028959">
    <w:abstractNumId w:val="25"/>
  </w:num>
  <w:num w:numId="22" w16cid:durableId="2109538943">
    <w:abstractNumId w:val="14"/>
  </w:num>
  <w:num w:numId="23" w16cid:durableId="360396131">
    <w:abstractNumId w:val="15"/>
  </w:num>
  <w:num w:numId="24" w16cid:durableId="1390231040">
    <w:abstractNumId w:val="23"/>
  </w:num>
  <w:num w:numId="25" w16cid:durableId="115754771">
    <w:abstractNumId w:val="24"/>
  </w:num>
  <w:num w:numId="26" w16cid:durableId="1599175642">
    <w:abstractNumId w:val="11"/>
  </w:num>
  <w:num w:numId="27" w16cid:durableId="1212113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achArray" w:val="0|&gt;0|&gt;0|&gt;0|&gt;"/>
    <w:docVar w:name="formPath" w:val="F:\My Drive\Candidate Forms\Purchase &amp; Sale\PSA Docs - Commercial\PSA - Seller (income property formatted).docx"/>
  </w:docVars>
  <w:rsids>
    <w:rsidRoot w:val="001F25C3"/>
    <w:rsid w:val="00024FC4"/>
    <w:rsid w:val="00025EFC"/>
    <w:rsid w:val="0004352D"/>
    <w:rsid w:val="00066BFA"/>
    <w:rsid w:val="000861B0"/>
    <w:rsid w:val="00087AAB"/>
    <w:rsid w:val="00097790"/>
    <w:rsid w:val="000B6CCC"/>
    <w:rsid w:val="0011051A"/>
    <w:rsid w:val="001428F9"/>
    <w:rsid w:val="00192C8E"/>
    <w:rsid w:val="001A5513"/>
    <w:rsid w:val="001F0567"/>
    <w:rsid w:val="001F25C3"/>
    <w:rsid w:val="0020561B"/>
    <w:rsid w:val="00281EA6"/>
    <w:rsid w:val="002B1025"/>
    <w:rsid w:val="002E192D"/>
    <w:rsid w:val="003754EE"/>
    <w:rsid w:val="003764E3"/>
    <w:rsid w:val="003C3734"/>
    <w:rsid w:val="003F0EF0"/>
    <w:rsid w:val="0043120F"/>
    <w:rsid w:val="00482E05"/>
    <w:rsid w:val="004F4341"/>
    <w:rsid w:val="0050506C"/>
    <w:rsid w:val="00560C30"/>
    <w:rsid w:val="005E0ED6"/>
    <w:rsid w:val="005F5B76"/>
    <w:rsid w:val="00634862"/>
    <w:rsid w:val="006B0737"/>
    <w:rsid w:val="006D3DC0"/>
    <w:rsid w:val="00714241"/>
    <w:rsid w:val="00742496"/>
    <w:rsid w:val="00774DD7"/>
    <w:rsid w:val="00782E8D"/>
    <w:rsid w:val="007E748A"/>
    <w:rsid w:val="00811AD7"/>
    <w:rsid w:val="008178F2"/>
    <w:rsid w:val="00894E49"/>
    <w:rsid w:val="008C43E3"/>
    <w:rsid w:val="0090066D"/>
    <w:rsid w:val="00903CB4"/>
    <w:rsid w:val="00906C1A"/>
    <w:rsid w:val="00973674"/>
    <w:rsid w:val="00975BAB"/>
    <w:rsid w:val="00A87DD4"/>
    <w:rsid w:val="00AE7BA7"/>
    <w:rsid w:val="00B160FB"/>
    <w:rsid w:val="00B17299"/>
    <w:rsid w:val="00B66148"/>
    <w:rsid w:val="00B85A4C"/>
    <w:rsid w:val="00BD4E38"/>
    <w:rsid w:val="00C701D1"/>
    <w:rsid w:val="00C8696A"/>
    <w:rsid w:val="00CA7906"/>
    <w:rsid w:val="00D00873"/>
    <w:rsid w:val="00D0236E"/>
    <w:rsid w:val="00D04DD4"/>
    <w:rsid w:val="00D2072B"/>
    <w:rsid w:val="00D51A52"/>
    <w:rsid w:val="00D738EB"/>
    <w:rsid w:val="00DB1487"/>
    <w:rsid w:val="00DC21E9"/>
    <w:rsid w:val="00E15856"/>
    <w:rsid w:val="00E42E6D"/>
    <w:rsid w:val="00EA3197"/>
    <w:rsid w:val="00EC6C11"/>
    <w:rsid w:val="00F30CFF"/>
    <w:rsid w:val="00FB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9EBE0"/>
  <w15:chartTrackingRefBased/>
  <w15:docId w15:val="{BC940DB9-6660-4C6C-B07D-FD7410AE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G Times" w:hAnsi="CG Times" w:cs="CG Times"/>
    </w:rPr>
  </w:style>
  <w:style w:type="paragraph" w:styleId="Heading4">
    <w:name w:val="heading 4"/>
    <w:basedOn w:val="Normal"/>
    <w:qFormat/>
    <w:pPr>
      <w:ind w:left="360"/>
      <w:outlineLvl w:val="3"/>
    </w:pPr>
    <w:rPr>
      <w:sz w:val="24"/>
      <w:szCs w:val="24"/>
      <w:u w:val="single"/>
    </w:rPr>
  </w:style>
  <w:style w:type="paragraph" w:styleId="Heading5">
    <w:name w:val="heading 5"/>
    <w:basedOn w:val="Normal"/>
    <w:qFormat/>
    <w:pPr>
      <w:ind w:left="720"/>
      <w:outlineLvl w:val="4"/>
    </w:pPr>
    <w:rPr>
      <w:b/>
      <w:bCs/>
    </w:rPr>
  </w:style>
  <w:style w:type="paragraph" w:styleId="Heading6">
    <w:name w:val="heading 6"/>
    <w:basedOn w:val="Normal"/>
    <w:qFormat/>
    <w:pPr>
      <w:ind w:left="720"/>
      <w:outlineLvl w:val="5"/>
    </w:pPr>
    <w:rPr>
      <w:rFonts w:cs="Arial"/>
      <w:u w:val="single"/>
    </w:rPr>
  </w:style>
  <w:style w:type="paragraph" w:styleId="Heading7">
    <w:name w:val="heading 7"/>
    <w:basedOn w:val="Normal"/>
    <w:qFormat/>
    <w:pPr>
      <w:ind w:left="720"/>
      <w:outlineLvl w:val="6"/>
    </w:pPr>
    <w:rPr>
      <w:i/>
      <w:iCs/>
    </w:rPr>
  </w:style>
  <w:style w:type="paragraph" w:styleId="Heading8">
    <w:name w:val="heading 8"/>
    <w:basedOn w:val="Normal"/>
    <w:qFormat/>
    <w:pPr>
      <w:ind w:left="720"/>
      <w:outlineLvl w:val="7"/>
    </w:pPr>
    <w:rPr>
      <w:i/>
      <w:iCs/>
    </w:rPr>
  </w:style>
  <w:style w:type="paragraph" w:styleId="Heading9">
    <w:name w:val="heading 9"/>
    <w:basedOn w:val="Normal"/>
    <w:qFormat/>
    <w:pPr>
      <w:ind w:lef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pPr>
  </w:style>
  <w:style w:type="paragraph" w:styleId="Closing">
    <w:name w:val="Closing"/>
    <w:basedOn w:val="Normal"/>
    <w:pPr>
      <w:keepNext/>
      <w:keepLines/>
      <w:spacing w:after="240"/>
      <w:ind w:left="2592"/>
    </w:pPr>
  </w:style>
  <w:style w:type="paragraph" w:styleId="BalloonText">
    <w:name w:val="Balloon Text"/>
    <w:basedOn w:val="Normal"/>
    <w:semiHidden/>
    <w:rPr>
      <w:rFonts w:ascii="Tahoma" w:hAnsi="Tahoma" w:cs="Tahoma"/>
      <w:sz w:val="16"/>
      <w:szCs w:val="16"/>
    </w:rPr>
  </w:style>
  <w:style w:type="paragraph" w:styleId="TOC2">
    <w:name w:val="toc 2"/>
    <w:basedOn w:val="Normal"/>
    <w:next w:val="Normal"/>
    <w:autoRedefine/>
    <w:semiHidden/>
    <w:pPr>
      <w:tabs>
        <w:tab w:val="left" w:pos="720"/>
        <w:tab w:val="right" w:leader="dot" w:pos="9350"/>
      </w:tabs>
      <w:ind w:left="240"/>
    </w:pPr>
  </w:style>
  <w:style w:type="paragraph" w:styleId="TOC1">
    <w:name w:val="toc 1"/>
    <w:basedOn w:val="Normal"/>
    <w:next w:val="Normal"/>
    <w:semiHidden/>
    <w:pPr>
      <w:tabs>
        <w:tab w:val="right" w:leader="dot" w:pos="9000"/>
      </w:tabs>
      <w:ind w:left="720" w:hanging="720"/>
    </w:pPr>
    <w:rPr>
      <w:cap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Signature">
    <w:name w:val="Signature"/>
    <w:basedOn w:val="Normal"/>
    <w:pPr>
      <w:spacing w:after="240"/>
      <w:ind w:left="2592"/>
    </w:pPr>
  </w:style>
  <w:style w:type="paragraph" w:styleId="EndnoteText">
    <w:name w:val="endnote text"/>
    <w:basedOn w:val="Normal"/>
    <w:semiHidden/>
  </w:style>
  <w:style w:type="character" w:styleId="FootnoteReference">
    <w:name w:val="footnote reference"/>
    <w:rPr>
      <w:position w:val="6"/>
      <w:sz w:val="16"/>
      <w:szCs w:val="16"/>
    </w:rPr>
  </w:style>
  <w:style w:type="paragraph" w:styleId="FootnoteText">
    <w:name w:val="footnote text"/>
    <w:basedOn w:val="Normal"/>
  </w:style>
  <w:style w:type="character" w:styleId="Hyperlink">
    <w:name w:val="Hyperlink"/>
    <w:rPr>
      <w:color w:val="0000FF"/>
      <w:u w:val="single"/>
    </w:rPr>
  </w:style>
  <w:style w:type="paragraph" w:customStyle="1" w:styleId="a">
    <w:name w:val="a"/>
    <w:aliases w:val="b,c"/>
    <w:basedOn w:val="Normal"/>
    <w:pPr>
      <w:widowControl w:val="0"/>
      <w:numPr>
        <w:numId w:val="27"/>
      </w:numPr>
    </w:pPr>
    <w:rPr>
      <w:rFonts w:ascii="TimesNewRomanMT Cond" w:hAnsi="TimesNewRomanMT Cond" w:cs="Times New Roman"/>
      <w:snapToGrid w:val="0"/>
      <w:sz w:val="24"/>
    </w:rPr>
  </w:style>
  <w:style w:type="character" w:customStyle="1" w:styleId="MBPCUnderline">
    <w:name w:val="MBPC_Underline"/>
    <w:aliases w:val="c3"/>
    <w:rPr>
      <w:u w:val="single"/>
    </w:rPr>
  </w:style>
  <w:style w:type="character" w:customStyle="1" w:styleId="DeltaViewInsertion">
    <w:name w:val="DeltaView Insertion"/>
    <w:rsid w:val="00CA7906"/>
    <w:rPr>
      <w:color w:val="0000FF"/>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LBOOth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LBOOther.dot</Template>
  <TotalTime>1372</TotalTime>
  <Pages>33</Pages>
  <Words>11742</Words>
  <Characters>64763</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lpstr>
    </vt:vector>
  </TitlesOfParts>
  <Manager>Created for Janel M. Powell</Manager>
  <Company>Alston, Courtnage &amp; Bassetti LLP</Company>
  <LinksUpToDate>false</LinksUpToDate>
  <CharactersWithSpaces>76353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Aleana Harris</dc:creator>
  <cp:keywords/>
  <cp:lastModifiedBy>David Rubenstein</cp:lastModifiedBy>
  <cp:revision>6</cp:revision>
  <cp:lastPrinted>2014-10-02T15:40:00Z</cp:lastPrinted>
  <dcterms:created xsi:type="dcterms:W3CDTF">2021-05-31T18:38:00Z</dcterms:created>
  <dcterms:modified xsi:type="dcterms:W3CDTF">2024-02-29T04:25:00Z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Seattle, Washington  98104-1045</vt:lpwstr>
  </property>
  <property fmtid="{D5CDD505-2E9C-101B-9397-08002B2CF9AE}" pid="3" name="Doc No.">
    <vt:lpwstr>SELLER PSA INCOME PROPERTY</vt:lpwstr>
  </property>
  <property fmtid="{D5CDD505-2E9C-101B-9397-08002B2CF9AE}" pid="4" name="Doc Path">
    <vt:lpwstr>tread\Intracorp\Forms</vt:lpwstr>
  </property>
  <property fmtid="{D5CDD505-2E9C-101B-9397-08002B2CF9AE}" pid="5" name="Orig Doc Path">
    <vt:lpwstr>   </vt:lpwstr>
  </property>
  <property fmtid="{D5CDD505-2E9C-101B-9397-08002B2CF9AE}" pid="6" name="Doc Name">
    <vt:lpwstr>seller psa income property</vt:lpwstr>
  </property>
  <property fmtid="{D5CDD505-2E9C-101B-9397-08002B2CF9AE}" pid="7" name="Addressee(s)">
    <vt:lpwstr>   </vt:lpwstr>
  </property>
  <property fmtid="{D5CDD505-2E9C-101B-9397-08002B2CF9AE}" pid="8" name="Signer(s)">
    <vt:lpwstr>Janel M. Powell</vt:lpwstr>
  </property>
  <property fmtid="{D5CDD505-2E9C-101B-9397-08002B2CF9AE}" pid="9" name="Cause No.">
    <vt:lpwstr>   </vt:lpwstr>
  </property>
  <property fmtid="{D5CDD505-2E9C-101B-9397-08002B2CF9AE}" pid="10" name="Parties">
    <vt:lpwstr>   </vt:lpwstr>
  </property>
  <property fmtid="{D5CDD505-2E9C-101B-9397-08002B2CF9AE}" pid="11" name="Client No.">
    <vt:lpwstr>   </vt:lpwstr>
  </property>
  <property fmtid="{D5CDD505-2E9C-101B-9397-08002B2CF9AE}" pid="12" name="Matter No.">
    <vt:lpwstr>   </vt:lpwstr>
  </property>
  <property fmtid="{D5CDD505-2E9C-101B-9397-08002B2CF9AE}" pid="13" name="Client Name">
    <vt:lpwstr>   </vt:lpwstr>
  </property>
  <property fmtid="{D5CDD505-2E9C-101B-9397-08002B2CF9AE}" pid="14" name="Matter Name">
    <vt:lpwstr>   </vt:lpwstr>
  </property>
  <property fmtid="{D5CDD505-2E9C-101B-9397-08002B2CF9AE}" pid="15" name="Caption Bank Document">
    <vt:lpwstr>   </vt:lpwstr>
  </property>
  <property fmtid="{D5CDD505-2E9C-101B-9397-08002B2CF9AE}" pid="16" name="Caption Client Name">
    <vt:lpwstr>   </vt:lpwstr>
  </property>
  <property fmtid="{D5CDD505-2E9C-101B-9397-08002B2CF9AE}" pid="17" name="Caption Opp Counsel Client Name">
    <vt:lpwstr>   </vt:lpwstr>
  </property>
  <property fmtid="{D5CDD505-2E9C-101B-9397-08002B2CF9AE}" pid="18" name="Caption Attorneys for">
    <vt:lpwstr>   </vt:lpwstr>
  </property>
  <property fmtid="{D5CDD505-2E9C-101B-9397-08002B2CF9AE}" pid="19" name="Caption Opp Counsel for">
    <vt:lpwstr>   </vt:lpwstr>
  </property>
  <property fmtid="{D5CDD505-2E9C-101B-9397-08002B2CF9AE}" pid="20" name="Document Management Library">
    <vt:lpwstr>   </vt:lpwstr>
  </property>
  <property fmtid="{D5CDD505-2E9C-101B-9397-08002B2CF9AE}" pid="21" name="Recipient Array">
    <vt:lpwstr>   </vt:lpwstr>
  </property>
  <property fmtid="{D5CDD505-2E9C-101B-9397-08002B2CF9AE}" pid="22" name="Client Matter">
    <vt:lpwstr>2833\006:02/08/07</vt:lpwstr>
  </property>
  <property fmtid="{D5CDD505-2E9C-101B-9397-08002B2CF9AE}" pid="23" name="Path Name">
    <vt:lpwstr>TREAD\INTRACORP\FORMS</vt:lpwstr>
  </property>
</Properties>
</file>